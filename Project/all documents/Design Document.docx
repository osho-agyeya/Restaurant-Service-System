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1D03" w:rsidRDefault="00D41D03" w:rsidP="00D41D03">
      <w:bookmarkStart w:id="0" w:name="_GoBack"/>
      <w:bookmarkEnd w:id="0"/>
      <w:r>
        <w:rPr>
          <w:noProof/>
          <w:lang w:eastAsia="en-IN"/>
        </w:rPr>
        <mc:AlternateContent>
          <mc:Choice Requires="wps">
            <w:drawing>
              <wp:anchor distT="0" distB="0" distL="114300" distR="114300" simplePos="0" relativeHeight="251659264" behindDoc="0" locked="0" layoutInCell="1" allowOverlap="1" wp14:anchorId="32F3F6D7" wp14:editId="5451684D">
                <wp:simplePos x="0" y="0"/>
                <wp:positionH relativeFrom="margin">
                  <wp:align>right</wp:align>
                </wp:positionH>
                <wp:positionV relativeFrom="margin">
                  <wp:posOffset>-368379</wp:posOffset>
                </wp:positionV>
                <wp:extent cx="1828800" cy="3886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3886200"/>
                        </a:xfrm>
                        <a:prstGeom prst="rect">
                          <a:avLst/>
                        </a:prstGeom>
                        <a:noFill/>
                        <a:ln>
                          <a:noFill/>
                        </a:ln>
                        <a:effectLst/>
                      </wps:spPr>
                      <wps:txbx>
                        <w:txbxContent>
                          <w:p w:rsidR="00D41D03" w:rsidRPr="00D41D03" w:rsidRDefault="00D41D03" w:rsidP="00D41D03">
                            <w:pPr>
                              <w:jc w:val="center"/>
                              <w:rPr>
                                <w:color w:val="92D050"/>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1D03">
                              <w:rPr>
                                <w:color w:val="92D050"/>
                                <w:sz w:val="96"/>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ENGINEERING THEORY PROJECT</w:t>
                            </w:r>
                            <w:r w:rsidR="00AE09B9">
                              <w:rPr>
                                <w:color w:val="92D050"/>
                                <w:sz w:val="96"/>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F34E77">
                              <w:rPr>
                                <w:color w:val="92D050"/>
                                <w:sz w:val="96"/>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DOCUMENT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2F3F6D7" id="_x0000_t202" coordsize="21600,21600" o:spt="202" path="m,l,21600r21600,l21600,xe">
                <v:stroke joinstyle="miter"/>
                <v:path gradientshapeok="t" o:connecttype="rect"/>
              </v:shapetype>
              <v:shape id="Text Box 1" o:spid="_x0000_s1026" type="#_x0000_t202" style="position:absolute;margin-left:92.8pt;margin-top:-29pt;width:2in;height:306pt;z-index:251659264;visibility:visible;mso-wrap-style:none;mso-height-percent:0;mso-wrap-distance-left:9pt;mso-wrap-distance-top:0;mso-wrap-distance-right:9pt;mso-wrap-distance-bottom:0;mso-position-horizontal:righ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" filled="f" stroked="f">
                <v:textbox>
                  <w:txbxContent>
                    <w:p w:rsidR="00D41D03" w:rsidRPr="00D41D03" w:rsidRDefault="00D41D03" w:rsidP="00D41D03">
                      <w:pPr>
                        <w:jc w:val="center"/>
                        <w:rPr>
                          <w:color w:val="92D050"/>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1D03">
                        <w:rPr>
                          <w:color w:val="92D050"/>
                          <w:sz w:val="96"/>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ENGINEERING THEORY PROJECT</w:t>
                      </w:r>
                      <w:r w:rsidR="00AE09B9">
                        <w:rPr>
                          <w:color w:val="92D050"/>
                          <w:sz w:val="96"/>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F34E77">
                        <w:rPr>
                          <w:color w:val="92D050"/>
                          <w:sz w:val="96"/>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DOCUMENT</w:t>
                      </w:r>
                    </w:p>
                  </w:txbxContent>
                </v:textbox>
                <w10:wrap anchorx="margin" anchory="margin"/>
              </v:shape>
            </w:pict>
          </mc:Fallback>
        </mc:AlternateContent>
      </w:r>
    </w:p>
    <w:p w:rsidR="00D41D03" w:rsidRPr="00B67FF8" w:rsidRDefault="00D41D03" w:rsidP="00D41D03"/>
    <w:p w:rsidR="00D41D03" w:rsidRPr="00B67FF8" w:rsidRDefault="00D41D03" w:rsidP="00D41D03"/>
    <w:p w:rsidR="00D41D03" w:rsidRPr="00B67FF8" w:rsidRDefault="00D41D03" w:rsidP="00D41D03"/>
    <w:p w:rsidR="00D41D03" w:rsidRPr="00B67FF8" w:rsidRDefault="00D41D03" w:rsidP="00D41D03"/>
    <w:p w:rsidR="00D41D03" w:rsidRPr="00B67FF8" w:rsidRDefault="00D41D03" w:rsidP="00D41D03"/>
    <w:p w:rsidR="00D41D03" w:rsidRPr="00B67FF8" w:rsidRDefault="00D41D03" w:rsidP="00D41D03"/>
    <w:p w:rsidR="00D41D03" w:rsidRPr="00B67FF8" w:rsidRDefault="00D41D03" w:rsidP="00D41D03"/>
    <w:p w:rsidR="00D41D03" w:rsidRPr="00B67FF8" w:rsidRDefault="00D41D03" w:rsidP="00D41D03"/>
    <w:p w:rsidR="00D41D03" w:rsidRPr="00B67FF8" w:rsidRDefault="00D41D03" w:rsidP="00D41D03"/>
    <w:p w:rsidR="00D41D03" w:rsidRPr="00B67FF8" w:rsidRDefault="00D41D03" w:rsidP="00D41D03"/>
    <w:p w:rsidR="00D41D03" w:rsidRDefault="00D41D03" w:rsidP="00D41D03"/>
    <w:p w:rsidR="00D41D03" w:rsidRDefault="00D41D03" w:rsidP="00D41D03"/>
    <w:p w:rsidR="00D41D03" w:rsidRDefault="00D41D03" w:rsidP="00D41D03"/>
    <w:p w:rsidR="00D41D03" w:rsidRDefault="00D41D03" w:rsidP="00D41D03"/>
    <w:p w:rsidR="00D41D03" w:rsidRPr="00B67FF8" w:rsidRDefault="00D41D03" w:rsidP="00D41D03">
      <w:r>
        <w:rPr>
          <w:noProof/>
          <w:lang w:eastAsia="en-IN"/>
        </w:rPr>
        <w:drawing>
          <wp:inline distT="0" distB="0" distL="0" distR="0" wp14:anchorId="521B35C7" wp14:editId="78EAEB08">
            <wp:extent cx="5731510" cy="32740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ftware-Engineering-SE.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274060"/>
                    </a:xfrm>
                    <a:prstGeom prst="rect">
                      <a:avLst/>
                    </a:prstGeom>
                    <a:ln>
                      <a:noFill/>
                    </a:ln>
                    <a:effectLst>
                      <a:softEdge rad="112500"/>
                    </a:effectLst>
                  </pic:spPr>
                </pic:pic>
              </a:graphicData>
            </a:graphic>
          </wp:inline>
        </w:drawing>
      </w:r>
    </w:p>
    <w:p w:rsidR="00D41D03" w:rsidRDefault="00D41D03" w:rsidP="00D41D03"/>
    <w:p w:rsidR="00D41D03" w:rsidRDefault="00D41D03" w:rsidP="00D41D03">
      <w:pPr>
        <w:tabs>
          <w:tab w:val="left" w:pos="1544"/>
        </w:tabs>
        <w:jc w:val="center"/>
      </w:pPr>
    </w:p>
    <w:p w:rsidR="00D41D03" w:rsidRPr="00B22DBE" w:rsidRDefault="00D41D03" w:rsidP="00D41D03">
      <w:pPr>
        <w:tabs>
          <w:tab w:val="left" w:pos="1544"/>
        </w:tabs>
        <w:jc w:val="center"/>
        <w:rPr>
          <w:b/>
          <w:color w:val="92D050"/>
          <w:sz w:val="52"/>
          <w:u w:val="single"/>
        </w:rPr>
      </w:pPr>
      <w:r w:rsidRPr="00B22DBE">
        <w:rPr>
          <w:b/>
          <w:color w:val="92D050"/>
          <w:sz w:val="52"/>
          <w:u w:val="single"/>
        </w:rPr>
        <w:t>Fall Semester 2016-2017</w:t>
      </w:r>
    </w:p>
    <w:p w:rsidR="00D41D03" w:rsidRDefault="00D41D03" w:rsidP="00D41D03">
      <w:pPr>
        <w:tabs>
          <w:tab w:val="left" w:pos="1544"/>
        </w:tabs>
        <w:jc w:val="center"/>
        <w:rPr>
          <w:b/>
          <w:color w:val="00B0F0"/>
          <w:sz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CDE">
        <w:rPr>
          <w:b/>
          <w:color w:val="00B0F0"/>
          <w:sz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TOPIC:</w:t>
      </w:r>
    </w:p>
    <w:p w:rsidR="00D41D03" w:rsidRPr="001352D8" w:rsidRDefault="00526E06" w:rsidP="005045F6">
      <w:pPr>
        <w:tabs>
          <w:tab w:val="left" w:pos="1544"/>
        </w:tabs>
        <w:jc w:val="center"/>
        <w:rPr>
          <w:rFonts w:cs="Aharoni"/>
          <w:color w:val="000000"/>
          <w:sz w:val="36"/>
          <w:szCs w:val="24"/>
        </w:rPr>
      </w:pPr>
      <w:r w:rsidRPr="00526E06">
        <w:rPr>
          <w:rFonts w:cs="Aharoni"/>
          <w:color w:val="000000"/>
          <w:sz w:val="36"/>
          <w:szCs w:val="24"/>
        </w:rPr>
        <w:t>Restaurant Service System</w:t>
      </w:r>
    </w:p>
    <w:p w:rsidR="00D41D03" w:rsidRDefault="005045F6" w:rsidP="00D41D03">
      <w:pPr>
        <w:tabs>
          <w:tab w:val="left" w:pos="1544"/>
        </w:tabs>
        <w:jc w:val="center"/>
        <w:rPr>
          <w:rFonts w:cs="Aharoni"/>
          <w:color w:val="000000"/>
          <w:sz w:val="36"/>
          <w:szCs w:val="24"/>
        </w:rPr>
      </w:pPr>
      <w:r>
        <w:rPr>
          <w:rFonts w:cs="Aharoni"/>
          <w:noProof/>
          <w:color w:val="000000"/>
          <w:sz w:val="36"/>
          <w:szCs w:val="24"/>
          <w:lang w:eastAsia="en-IN"/>
        </w:rPr>
        <w:drawing>
          <wp:inline distT="0" distB="0" distL="0" distR="0">
            <wp:extent cx="3270885" cy="32708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c4oLypri.png"/>
                    <pic:cNvPicPr/>
                  </pic:nvPicPr>
                  <pic:blipFill>
                    <a:blip r:embed="rId9">
                      <a:extLst>
                        <a:ext uri="{28A0092B-C50C-407E-A947-70E740481C1C}">
                          <a14:useLocalDpi xmlns:a14="http://schemas.microsoft.com/office/drawing/2010/main" val="0"/>
                        </a:ext>
                      </a:extLst>
                    </a:blip>
                    <a:stretch>
                      <a:fillRect/>
                    </a:stretch>
                  </pic:blipFill>
                  <pic:spPr>
                    <a:xfrm>
                      <a:off x="0" y="0"/>
                      <a:ext cx="3270944" cy="3270944"/>
                    </a:xfrm>
                    <a:prstGeom prst="rect">
                      <a:avLst/>
                    </a:prstGeom>
                  </pic:spPr>
                </pic:pic>
              </a:graphicData>
            </a:graphic>
          </wp:inline>
        </w:drawing>
      </w:r>
    </w:p>
    <w:p w:rsidR="00D41D03" w:rsidRPr="00384CDE" w:rsidRDefault="00D41D03" w:rsidP="00D41D03">
      <w:pPr>
        <w:tabs>
          <w:tab w:val="left" w:pos="1544"/>
        </w:tabs>
        <w:jc w:val="center"/>
        <w:rPr>
          <w:b/>
          <w:color w:val="00B0F0"/>
          <w:sz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CDE">
        <w:rPr>
          <w:b/>
          <w:color w:val="00B0F0"/>
          <w:sz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Teacher:</w:t>
      </w:r>
    </w:p>
    <w:p w:rsidR="00D41D03" w:rsidRPr="009455E4" w:rsidRDefault="00D41D03" w:rsidP="009455E4">
      <w:pPr>
        <w:tabs>
          <w:tab w:val="left" w:pos="1544"/>
        </w:tabs>
        <w:jc w:val="center"/>
        <w:rPr>
          <w:rFonts w:cs="Aharoni"/>
          <w:color w:val="000000"/>
          <w:sz w:val="36"/>
          <w:szCs w:val="24"/>
        </w:rPr>
      </w:pPr>
      <w:proofErr w:type="spellStart"/>
      <w:r w:rsidRPr="009B5E8A">
        <w:rPr>
          <w:rFonts w:cs="Aharoni"/>
          <w:color w:val="000000"/>
          <w:sz w:val="36"/>
          <w:szCs w:val="24"/>
        </w:rPr>
        <w:t>Prof.</w:t>
      </w:r>
      <w:proofErr w:type="spellEnd"/>
      <w:r>
        <w:rPr>
          <w:rFonts w:cs="Aharoni"/>
          <w:color w:val="000000"/>
          <w:sz w:val="36"/>
          <w:szCs w:val="24"/>
        </w:rPr>
        <w:t xml:space="preserve"> </w:t>
      </w:r>
      <w:proofErr w:type="spellStart"/>
      <w:r>
        <w:rPr>
          <w:rFonts w:cs="Aharoni"/>
          <w:color w:val="000000"/>
          <w:sz w:val="36"/>
          <w:szCs w:val="24"/>
        </w:rPr>
        <w:t>Alok</w:t>
      </w:r>
      <w:proofErr w:type="spellEnd"/>
      <w:r>
        <w:rPr>
          <w:rFonts w:cs="Aharoni"/>
          <w:color w:val="000000"/>
          <w:sz w:val="36"/>
          <w:szCs w:val="24"/>
        </w:rPr>
        <w:t xml:space="preserve"> Chauhan</w:t>
      </w:r>
      <w:r w:rsidR="009455E4">
        <w:rPr>
          <w:rFonts w:cs="Aharoni"/>
          <w:color w:val="000000"/>
          <w:sz w:val="36"/>
          <w:szCs w:val="24"/>
        </w:rPr>
        <w:br/>
      </w:r>
    </w:p>
    <w:p w:rsidR="00D41D03" w:rsidRPr="00384CDE" w:rsidRDefault="00D41D03" w:rsidP="00D41D03">
      <w:pPr>
        <w:tabs>
          <w:tab w:val="left" w:pos="1544"/>
        </w:tabs>
        <w:jc w:val="center"/>
        <w:rPr>
          <w:b/>
          <w:color w:val="00B0F0"/>
          <w:sz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CDE">
        <w:rPr>
          <w:b/>
          <w:color w:val="00B0F0"/>
          <w:sz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p>
    <w:p w:rsidR="00D41D03" w:rsidRDefault="00D41D03" w:rsidP="00D41D03">
      <w:pPr>
        <w:pStyle w:val="ListParagraph"/>
        <w:numPr>
          <w:ilvl w:val="0"/>
          <w:numId w:val="1"/>
        </w:numPr>
        <w:tabs>
          <w:tab w:val="left" w:pos="1544"/>
        </w:tabs>
        <w:jc w:val="center"/>
        <w:rPr>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Osho Agyeya(15BCE1326)</w:t>
      </w:r>
    </w:p>
    <w:p w:rsidR="00D41D03" w:rsidRDefault="00D41D03" w:rsidP="00D41D03">
      <w:pPr>
        <w:pStyle w:val="ListParagraph"/>
        <w:numPr>
          <w:ilvl w:val="0"/>
          <w:numId w:val="1"/>
        </w:numPr>
        <w:tabs>
          <w:tab w:val="left" w:pos="1544"/>
        </w:tabs>
        <w:jc w:val="center"/>
        <w:rPr>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Kashish</w:t>
      </w:r>
      <w:proofErr w:type="spellEnd"/>
      <w:r>
        <w:rPr>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Miglani</w:t>
      </w:r>
      <w:proofErr w:type="spellEnd"/>
      <w:r>
        <w:rPr>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(15BCE1003)</w:t>
      </w:r>
    </w:p>
    <w:p w:rsidR="00D41D03" w:rsidRPr="00526E06" w:rsidRDefault="00D41D03" w:rsidP="00780CB0">
      <w:pPr>
        <w:pStyle w:val="ListParagraph"/>
        <w:numPr>
          <w:ilvl w:val="0"/>
          <w:numId w:val="1"/>
        </w:numPr>
        <w:tabs>
          <w:tab w:val="left" w:pos="1544"/>
        </w:tabs>
        <w:jc w:val="center"/>
        <w:rPr>
          <w:rFonts w:cs="Aharoni"/>
          <w:color w:val="000000"/>
          <w:sz w:val="36"/>
          <w:szCs w:val="24"/>
        </w:rPr>
      </w:pPr>
      <w:proofErr w:type="spellStart"/>
      <w:r>
        <w:rPr>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Sanchay</w:t>
      </w:r>
      <w:proofErr w:type="spellEnd"/>
      <w:r>
        <w:rPr>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Gupta(15BCE</w:t>
      </w:r>
      <w:r w:rsidR="00526E06">
        <w:rPr>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1190)</w:t>
      </w:r>
    </w:p>
    <w:p w:rsidR="009455E4" w:rsidRPr="009455E4" w:rsidRDefault="009455E4" w:rsidP="009455E4">
      <w:pPr>
        <w:pStyle w:val="ListParagraph"/>
        <w:numPr>
          <w:ilvl w:val="0"/>
          <w:numId w:val="1"/>
        </w:numPr>
        <w:tabs>
          <w:tab w:val="left" w:pos="1544"/>
        </w:tabs>
        <w:jc w:val="center"/>
        <w:rPr>
          <w:rFonts w:cs="Aharoni"/>
          <w:color w:val="000000"/>
          <w:sz w:val="36"/>
          <w:szCs w:val="24"/>
        </w:rPr>
      </w:pPr>
      <w:proofErr w:type="spellStart"/>
      <w:r>
        <w:rPr>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Sachin</w:t>
      </w:r>
      <w:proofErr w:type="spellEnd"/>
      <w:r>
        <w:rPr>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Gopal</w:t>
      </w:r>
      <w:proofErr w:type="spellEnd"/>
      <w:r>
        <w:rPr>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(15BCE1188)</w:t>
      </w:r>
      <w:r>
        <w:rPr>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rsidR="00D41D03" w:rsidRPr="009455E4" w:rsidRDefault="00126C1A" w:rsidP="00C43A6F">
      <w:pPr>
        <w:pStyle w:val="ListParagraph"/>
        <w:tabs>
          <w:tab w:val="left" w:pos="1544"/>
        </w:tabs>
        <w:ind w:left="1440"/>
        <w:rPr>
          <w:rFonts w:cs="Aharoni"/>
          <w:color w:val="000000"/>
          <w:sz w:val="36"/>
          <w:szCs w:val="24"/>
        </w:rPr>
      </w:pPr>
      <w:r>
        <w:rPr>
          <w:b/>
          <w:color w:val="00B0F0"/>
          <w:sz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Design Document</w:t>
      </w:r>
    </w:p>
    <w:p w:rsidR="004C508D" w:rsidRPr="004C508D" w:rsidRDefault="004C508D" w:rsidP="004C508D">
      <w:pPr>
        <w:pStyle w:val="ListParagraph"/>
        <w:tabs>
          <w:tab w:val="left" w:pos="1544"/>
        </w:tabs>
        <w:ind w:left="1440"/>
        <w:rPr>
          <w:rFonts w:cs="Aharoni"/>
          <w:color w:val="000000"/>
          <w:sz w:val="36"/>
          <w:szCs w:val="24"/>
        </w:rPr>
      </w:pPr>
    </w:p>
    <w:p w:rsidR="004C508D" w:rsidRPr="004F3CD9" w:rsidRDefault="004C508D" w:rsidP="004C508D">
      <w:pPr>
        <w:tabs>
          <w:tab w:val="left" w:pos="1544"/>
        </w:tabs>
        <w:rPr>
          <w:color w:val="8496B0" w:themeColor="text2" w:themeTint="99"/>
          <w:sz w:val="5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del w:id="1" w:author="Osho Agyeya" w:date="2016-10-10T11:36:00Z">
        <w:r w:rsidRPr="004F3CD9" w:rsidDel="00D92383">
          <w:rPr>
            <w:color w:val="8496B0" w:themeColor="text2" w:themeTint="99"/>
            <w:sz w:val="5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INTRODUCTION:</w:delText>
        </w:r>
      </w:del>
      <w:ins w:id="2" w:author="Osho Agyeya" w:date="2016-10-10T11:36:00Z">
        <w:r w:rsidR="00D92383">
          <w:rPr>
            <w:color w:val="8496B0" w:themeColor="text2" w:themeTint="99"/>
            <w:sz w:val="5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EXTERNAL DESIGN SPECIFICATIONS:</w:t>
        </w:r>
      </w:ins>
    </w:p>
    <w:p w:rsidR="003B7678" w:rsidRPr="003B7678" w:rsidRDefault="003B7678" w:rsidP="003B7678">
      <w:pPr>
        <w:tabs>
          <w:tab w:val="left" w:pos="1544"/>
        </w:tabs>
        <w:spacing w:line="240" w:lineRule="auto"/>
        <w:rPr>
          <w:color w:val="2E74B5" w:themeColor="accent1" w:themeShade="BF"/>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B4C39" w:rsidRDefault="0074766D" w:rsidP="0074766D">
      <w:pPr>
        <w:autoSpaceDE w:val="0"/>
        <w:autoSpaceDN w:val="0"/>
        <w:adjustRightInd w:val="0"/>
        <w:spacing w:after="0" w:line="240" w:lineRule="auto"/>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del w:id="3" w:author="Osho Agyeya" w:date="2016-10-10T11:36:00Z">
        <w:r w:rsidRPr="0074766D" w:rsidDel="006958E8">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Product rational and overview:</w:delText>
        </w:r>
        <w:r w:rsidRPr="0074766D" w:rsidDel="006958E8">
          <w:rPr>
            <w:color w:val="2E74B5"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 </w:delText>
        </w:r>
      </w:del>
      <w:ins w:id="4" w:author="Osho Agyeya" w:date="2016-10-10T11:36:00Z">
        <w:r w:rsidR="006958E8">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Displays and report formats:</w:t>
        </w:r>
      </w:ins>
    </w:p>
    <w:p w:rsidR="00DF71BD" w:rsidRPr="00DF71BD" w:rsidRDefault="00DF71BD" w:rsidP="0074766D">
      <w:pPr>
        <w:autoSpaceDE w:val="0"/>
        <w:autoSpaceDN w:val="0"/>
        <w:adjustRightInd w:val="0"/>
        <w:spacing w:after="0" w:line="240" w:lineRule="auto"/>
        <w:rPr>
          <w:color w:val="2E74B5" w:themeColor="accent1" w:themeShade="BF"/>
          <w:sz w:val="18"/>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23796" w:rsidRDefault="00E23796" w:rsidP="0074766D">
      <w:pPr>
        <w:autoSpaceDE w:val="0"/>
        <w:autoSpaceDN w:val="0"/>
        <w:adjustRightInd w:val="0"/>
        <w:spacing w:after="0" w:line="240" w:lineRule="auto"/>
        <w:rPr>
          <w:rStyle w:val="Heading1Char"/>
          <w:rFonts w:asciiTheme="minorHAnsi" w:hAnsiTheme="minorHAnsi" w:cstheme="minorHAnsi"/>
          <w:color w:val="auto"/>
          <w:sz w:val="24"/>
        </w:rPr>
      </w:pPr>
      <w:r w:rsidRPr="00E23796">
        <w:rPr>
          <w:rStyle w:val="Heading1Char"/>
          <w:rFonts w:asciiTheme="minorHAnsi" w:hAnsiTheme="minorHAnsi" w:cstheme="minorHAnsi"/>
          <w:color w:val="auto"/>
          <w:sz w:val="24"/>
        </w:rPr>
        <w:t>The</w:t>
      </w:r>
      <w:r>
        <w:rPr>
          <w:rStyle w:val="Heading1Char"/>
          <w:rFonts w:asciiTheme="minorHAnsi" w:hAnsiTheme="minorHAnsi" w:cstheme="minorHAnsi"/>
          <w:color w:val="auto"/>
          <w:sz w:val="24"/>
        </w:rPr>
        <w:t xml:space="preserve"> user display is lucid and </w:t>
      </w:r>
      <w:r w:rsidR="00DF71BD">
        <w:rPr>
          <w:rStyle w:val="Heading1Char"/>
          <w:rFonts w:asciiTheme="minorHAnsi" w:hAnsiTheme="minorHAnsi" w:cstheme="minorHAnsi"/>
          <w:color w:val="auto"/>
          <w:sz w:val="24"/>
        </w:rPr>
        <w:t>intuitive. The</w:t>
      </w:r>
      <w:r>
        <w:rPr>
          <w:rStyle w:val="Heading1Char"/>
          <w:rFonts w:asciiTheme="minorHAnsi" w:hAnsiTheme="minorHAnsi" w:cstheme="minorHAnsi"/>
          <w:color w:val="auto"/>
          <w:sz w:val="24"/>
        </w:rPr>
        <w:t xml:space="preserve"> main home screen has been integrated with photos of lip smacking dishes to draw the attention of the user. The buttons are clear and sleek. </w:t>
      </w:r>
    </w:p>
    <w:p w:rsidR="00010397" w:rsidRDefault="00010397" w:rsidP="0074766D">
      <w:pPr>
        <w:autoSpaceDE w:val="0"/>
        <w:autoSpaceDN w:val="0"/>
        <w:adjustRightInd w:val="0"/>
        <w:spacing w:after="0" w:line="240" w:lineRule="auto"/>
        <w:rPr>
          <w:rStyle w:val="Heading1Char"/>
          <w:rFonts w:asciiTheme="minorHAnsi" w:hAnsiTheme="minorHAnsi" w:cstheme="minorHAnsi"/>
          <w:color w:val="auto"/>
          <w:sz w:val="24"/>
        </w:rPr>
      </w:pPr>
    </w:p>
    <w:p w:rsidR="00185575" w:rsidRDefault="00185575" w:rsidP="0074766D">
      <w:pPr>
        <w:autoSpaceDE w:val="0"/>
        <w:autoSpaceDN w:val="0"/>
        <w:adjustRightInd w:val="0"/>
        <w:spacing w:after="0" w:line="240" w:lineRule="auto"/>
        <w:rPr>
          <w:rStyle w:val="Heading1Char"/>
          <w:rFonts w:asciiTheme="minorHAnsi" w:hAnsiTheme="minorHAnsi" w:cstheme="minorHAnsi"/>
          <w:color w:val="auto"/>
          <w:sz w:val="24"/>
        </w:rPr>
      </w:pPr>
    </w:p>
    <w:p w:rsidR="00185575" w:rsidRDefault="00185575" w:rsidP="0074766D">
      <w:pPr>
        <w:autoSpaceDE w:val="0"/>
        <w:autoSpaceDN w:val="0"/>
        <w:adjustRightInd w:val="0"/>
        <w:spacing w:after="0" w:line="240" w:lineRule="auto"/>
        <w:rPr>
          <w:rStyle w:val="Heading1Char"/>
          <w:rFonts w:asciiTheme="minorHAnsi" w:hAnsiTheme="minorHAnsi" w:cstheme="minorHAnsi"/>
          <w:color w:val="auto"/>
          <w:sz w:val="24"/>
        </w:rPr>
      </w:pPr>
    </w:p>
    <w:p w:rsidR="00185575" w:rsidRDefault="00185575" w:rsidP="0074766D">
      <w:pPr>
        <w:autoSpaceDE w:val="0"/>
        <w:autoSpaceDN w:val="0"/>
        <w:adjustRightInd w:val="0"/>
        <w:spacing w:after="0" w:line="240" w:lineRule="auto"/>
        <w:rPr>
          <w:rStyle w:val="Heading1Char"/>
          <w:rFonts w:asciiTheme="minorHAnsi" w:hAnsiTheme="minorHAnsi" w:cstheme="minorHAnsi"/>
          <w:color w:val="auto"/>
          <w:sz w:val="24"/>
        </w:rPr>
      </w:pPr>
      <w:r>
        <w:rPr>
          <w:rStyle w:val="Heading1Char"/>
          <w:rFonts w:asciiTheme="minorHAnsi" w:hAnsiTheme="minorHAnsi" w:cstheme="minorHAnsi"/>
          <w:color w:val="auto"/>
          <w:sz w:val="24"/>
        </w:rPr>
        <w:t xml:space="preserve">                            </w:t>
      </w:r>
      <w:r w:rsidR="00EA2A9F">
        <w:rPr>
          <w:rStyle w:val="Heading1Char"/>
          <w:rFonts w:asciiTheme="minorHAnsi" w:hAnsiTheme="minorHAnsi" w:cstheme="minorHAnsi"/>
          <w:color w:val="auto"/>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1pt;height:167.75pt">
            <v:imagedata r:id="rId10" o:title="Screen Shot 2016-10-10 at 3"/>
          </v:shape>
        </w:pict>
      </w:r>
    </w:p>
    <w:p w:rsidR="0000753C" w:rsidRDefault="0000753C" w:rsidP="0074766D">
      <w:pPr>
        <w:autoSpaceDE w:val="0"/>
        <w:autoSpaceDN w:val="0"/>
        <w:adjustRightInd w:val="0"/>
        <w:spacing w:after="0" w:line="240" w:lineRule="auto"/>
        <w:rPr>
          <w:rStyle w:val="Heading1Char"/>
          <w:rFonts w:asciiTheme="minorHAnsi" w:hAnsiTheme="minorHAnsi" w:cstheme="minorHAnsi"/>
          <w:color w:val="auto"/>
          <w:sz w:val="24"/>
        </w:rPr>
      </w:pPr>
    </w:p>
    <w:p w:rsidR="00E046EA" w:rsidRPr="00E046EA" w:rsidRDefault="00E046EA" w:rsidP="0074766D">
      <w:pPr>
        <w:autoSpaceDE w:val="0"/>
        <w:autoSpaceDN w:val="0"/>
        <w:adjustRightInd w:val="0"/>
        <w:spacing w:after="0" w:line="240" w:lineRule="auto"/>
        <w:rPr>
          <w:rFonts w:eastAsiaTheme="majorEastAsia" w:cstheme="minorHAnsi"/>
          <w:sz w:val="10"/>
          <w:szCs w:val="32"/>
        </w:rPr>
      </w:pPr>
    </w:p>
    <w:p w:rsidR="00626168" w:rsidRDefault="00874870" w:rsidP="0074766D">
      <w:pPr>
        <w:autoSpaceDE w:val="0"/>
        <w:autoSpaceDN w:val="0"/>
        <w:adjustRightInd w:val="0"/>
        <w:spacing w:after="0" w:line="240" w:lineRule="auto"/>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E74B5"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046EA" w:rsidRPr="00626168">
        <w:rPr>
          <w:noProof/>
          <w:color w:val="2E74B5" w:themeColor="accent1" w:themeShade="BF"/>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3117773" cy="1948703"/>
            <wp:effectExtent l="0" t="0" r="6985" b="0"/>
            <wp:docPr id="10" name="Picture 10" descr="C:\Users\Osho Agyeya\AppData\Local\Microsoft\Windows\INetCache\Content.Word\Screen Shot 2016-10-10 at 3.3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sho Agyeya\AppData\Local\Microsoft\Windows\INetCache\Content.Word\Screen Shot 2016-10-10 at 3.39.35 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3328" cy="1958426"/>
                    </a:xfrm>
                    <a:prstGeom prst="rect">
                      <a:avLst/>
                    </a:prstGeom>
                    <a:noFill/>
                    <a:ln>
                      <a:noFill/>
                    </a:ln>
                  </pic:spPr>
                </pic:pic>
              </a:graphicData>
            </a:graphic>
          </wp:inline>
        </w:drawing>
      </w:r>
    </w:p>
    <w:p w:rsidR="00874870" w:rsidRDefault="00874870" w:rsidP="00C43A6F">
      <w:pPr>
        <w:pStyle w:val="NoSpacing"/>
        <w:rPr>
          <w:sz w:val="24"/>
          <w:lang w:val="en-US"/>
        </w:rPr>
      </w:pPr>
    </w:p>
    <w:p w:rsidR="00874870" w:rsidRDefault="00874870" w:rsidP="00C43A6F">
      <w:pPr>
        <w:pStyle w:val="NoSpacing"/>
        <w:rPr>
          <w:sz w:val="24"/>
          <w:lang w:val="en-US"/>
        </w:rPr>
      </w:pPr>
    </w:p>
    <w:p w:rsidR="00E046EA" w:rsidRPr="00C43A6F" w:rsidRDefault="00C43A6F" w:rsidP="00C43A6F">
      <w:pPr>
        <w:pStyle w:val="NoSpacing"/>
        <w:rPr>
          <w:sz w:val="24"/>
          <w:lang w:val="en-US"/>
        </w:rPr>
      </w:pPr>
      <w:r w:rsidRPr="00C43A6F">
        <w:rPr>
          <w:sz w:val="24"/>
          <w:lang w:val="en-US"/>
        </w:rPr>
        <w:t>The menu has categorized the dishes according to ethnicities.</w:t>
      </w:r>
    </w:p>
    <w:p w:rsidR="00E046EA" w:rsidRPr="00626168" w:rsidRDefault="00E046EA" w:rsidP="0074766D">
      <w:pPr>
        <w:autoSpaceDE w:val="0"/>
        <w:autoSpaceDN w:val="0"/>
        <w:adjustRightInd w:val="0"/>
        <w:spacing w:after="0" w:line="240" w:lineRule="auto"/>
        <w:rPr>
          <w:color w:val="2E74B5"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E74B5"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br/>
        <w:t xml:space="preserve">              </w:t>
      </w:r>
      <w:r w:rsidR="008A0A9C">
        <w:rPr>
          <w:noProof/>
          <w:color w:val="2E74B5" w:themeColor="accent1" w:themeShade="BF"/>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F9743C5" wp14:editId="590FB3A2">
            <wp:extent cx="4021455" cy="2512060"/>
            <wp:effectExtent l="0" t="0" r="0" b="2540"/>
            <wp:docPr id="11" name="Picture 11" descr="C:\Users\Osho Agyeya\AppData\Local\Microsoft\Windows\INetCache\Content.Word\Screen Shot 2016-10-10 at 3.40.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Osho Agyeya\AppData\Local\Microsoft\Windows\INetCache\Content.Word\Screen Shot 2016-10-10 at 3.40.34 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1455" cy="2512060"/>
                    </a:xfrm>
                    <a:prstGeom prst="rect">
                      <a:avLst/>
                    </a:prstGeom>
                    <a:noFill/>
                    <a:ln>
                      <a:noFill/>
                    </a:ln>
                  </pic:spPr>
                </pic:pic>
              </a:graphicData>
            </a:graphic>
          </wp:inline>
        </w:drawing>
      </w:r>
      <w:r>
        <w:rPr>
          <w:color w:val="2E74B5"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A96C72" w:rsidRDefault="00A96C72" w:rsidP="0074766D">
      <w:pPr>
        <w:autoSpaceDE w:val="0"/>
        <w:autoSpaceDN w:val="0"/>
        <w:adjustRightInd w:val="0"/>
        <w:spacing w:after="0" w:line="240" w:lineRule="auto"/>
        <w:rPr>
          <w:color w:val="2E74B5"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766D" w:rsidDel="00501087" w:rsidRDefault="0074766D" w:rsidP="0074766D">
      <w:pPr>
        <w:pBdr>
          <w:bottom w:val="single" w:sz="6" w:space="1" w:color="auto"/>
        </w:pBdr>
        <w:autoSpaceDE w:val="0"/>
        <w:autoSpaceDN w:val="0"/>
        <w:adjustRightInd w:val="0"/>
        <w:spacing w:after="0" w:line="240" w:lineRule="auto"/>
        <w:rPr>
          <w:del w:id="5" w:author="Osho Agyeya" w:date="2016-10-10T11:37:00Z"/>
          <w:rFonts w:ascii="FrutigerLTStd-Light" w:hAnsi="FrutigerLTStd-Light" w:cs="FrutigerLTStd-Light"/>
          <w:sz w:val="24"/>
          <w:szCs w:val="24"/>
        </w:rPr>
      </w:pPr>
      <w:del w:id="6" w:author="Osho Agyeya" w:date="2016-10-10T11:37:00Z">
        <w:r w:rsidRPr="00024872" w:rsidDel="00501087">
          <w:rPr>
            <w:rFonts w:cstheme="minorHAnsi"/>
            <w:sz w:val="24"/>
            <w:szCs w:val="24"/>
          </w:rPr>
          <w:delText xml:space="preserve">Restaurant service system has become a successful answer for efficient ordering in the fooding sector. </w:delText>
        </w:r>
        <w:r w:rsidRPr="00024872" w:rsidDel="00501087">
          <w:rPr>
            <w:rFonts w:cstheme="minorHAnsi"/>
            <w:sz w:val="14"/>
            <w:szCs w:val="14"/>
          </w:rPr>
          <w:delText xml:space="preserve"> </w:delText>
        </w:r>
        <w:r w:rsidRPr="00024872" w:rsidDel="00501087">
          <w:rPr>
            <w:rFonts w:cstheme="minorHAnsi"/>
            <w:sz w:val="24"/>
            <w:szCs w:val="24"/>
          </w:rPr>
          <w:delText xml:space="preserve">Not only does it provide the convenience of ordering food from restaurants while sitting at home, it also helps the owner or the admin of the website to </w:delText>
        </w:r>
        <w:r w:rsidR="00067FC9" w:rsidRPr="00024872" w:rsidDel="00501087">
          <w:rPr>
            <w:rFonts w:cstheme="minorHAnsi"/>
            <w:sz w:val="24"/>
            <w:szCs w:val="24"/>
          </w:rPr>
          <w:delText xml:space="preserve">maintain a clean database of orders given. This generates efficiency in food resource planning while reducing the workload of </w:delText>
        </w:r>
        <w:r w:rsidR="009918D4" w:rsidRPr="00024872" w:rsidDel="00501087">
          <w:rPr>
            <w:rFonts w:cstheme="minorHAnsi"/>
            <w:sz w:val="24"/>
            <w:szCs w:val="24"/>
          </w:rPr>
          <w:delText>both the admin and the customer.</w:delText>
        </w:r>
        <w:r w:rsidR="00862515" w:rsidRPr="00024872" w:rsidDel="00501087">
          <w:rPr>
            <w:rFonts w:cstheme="minorHAnsi"/>
          </w:rPr>
          <w:delText xml:space="preserve"> </w:delText>
        </w:r>
        <w:r w:rsidR="00862515" w:rsidRPr="00024872" w:rsidDel="00501087">
          <w:rPr>
            <w:rFonts w:cstheme="minorHAnsi"/>
            <w:sz w:val="24"/>
            <w:szCs w:val="24"/>
          </w:rPr>
          <w:delText>Online food ordering is a process of ordering food from a local restaurant or food cooperative through a web page or app. Much like ordering consumer goods online, many of these allow customers to keep accounts with them in order to make frequent ordering convenient. A customer will search for a favourite restaurant, usually filtered via type of cuisine and choose from available items, and choose delivery or pick-up. Payment can be amongst others either by credit card or cash, with the restaurant returning a percentage to the online food company</w:delText>
        </w:r>
        <w:r w:rsidR="00862515" w:rsidRPr="00862515" w:rsidDel="00501087">
          <w:rPr>
            <w:rFonts w:ascii="FrutigerLTStd-Light" w:hAnsi="FrutigerLTStd-Light" w:cs="FrutigerLTStd-Light"/>
            <w:sz w:val="24"/>
            <w:szCs w:val="24"/>
          </w:rPr>
          <w:delText>.</w:delText>
        </w:r>
      </w:del>
    </w:p>
    <w:p w:rsidR="00024872" w:rsidRDefault="00024872" w:rsidP="0074766D">
      <w:pPr>
        <w:autoSpaceDE w:val="0"/>
        <w:autoSpaceDN w:val="0"/>
        <w:adjustRightInd w:val="0"/>
        <w:spacing w:after="0" w:line="240" w:lineRule="auto"/>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C00E0" w:rsidRDefault="003B7678" w:rsidP="009741DF">
      <w:pPr>
        <w:autoSpaceDE w:val="0"/>
        <w:autoSpaceDN w:val="0"/>
        <w:adjustRightInd w:val="0"/>
        <w:spacing w:after="0" w:line="240" w:lineRule="auto"/>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del w:id="7" w:author="Osho Agyeya" w:date="2016-10-10T11:37:00Z">
        <w:r w:rsidRPr="003B7678" w:rsidDel="00501087">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TERMINOLOGY USED</w:delText>
        </w:r>
        <w:r w:rsidDel="00501087">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w:delText>
        </w:r>
      </w:del>
      <w:ins w:id="8" w:author="Osho Agyeya" w:date="2016-10-10T11:37:00Z">
        <w:r w:rsidR="00501087">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command summary:</w:t>
        </w:r>
      </w:ins>
    </w:p>
    <w:p w:rsidR="005C00E0" w:rsidRPr="005C00E0" w:rsidRDefault="009741DF" w:rsidP="005C00E0">
      <w:pPr>
        <w:pStyle w:val="NoSpacing"/>
        <w:rPr>
          <w:sz w:val="28"/>
          <w:lang w:val="en-US"/>
        </w:rPr>
      </w:pPr>
      <w:r>
        <w:rPr>
          <w:color w:val="2E74B5" w:themeColor="accent1" w:themeShade="BF"/>
          <w:u w:val="single"/>
          <w:lang w:val="en-US"/>
        </w:rPr>
        <w:br/>
      </w:r>
      <w:r w:rsidR="005C00E0" w:rsidRPr="005C00E0">
        <w:rPr>
          <w:sz w:val="28"/>
          <w:lang w:val="en-US"/>
        </w:rPr>
        <w:t>The various commands that shall be used by the user are:</w:t>
      </w:r>
    </w:p>
    <w:p w:rsidR="005C00E0" w:rsidRPr="005C00E0" w:rsidRDefault="005C00E0" w:rsidP="005C00E0">
      <w:pPr>
        <w:pStyle w:val="NoSpacing"/>
        <w:numPr>
          <w:ilvl w:val="0"/>
          <w:numId w:val="14"/>
        </w:numPr>
        <w:rPr>
          <w:sz w:val="28"/>
          <w:lang w:val="en-US"/>
        </w:rPr>
      </w:pPr>
      <w:r w:rsidRPr="005C00E0">
        <w:rPr>
          <w:sz w:val="28"/>
          <w:lang w:val="en-US"/>
        </w:rPr>
        <w:t>Register/create account</w:t>
      </w:r>
    </w:p>
    <w:p w:rsidR="005C00E0" w:rsidRPr="005C00E0" w:rsidRDefault="005C00E0" w:rsidP="005C00E0">
      <w:pPr>
        <w:pStyle w:val="NoSpacing"/>
        <w:numPr>
          <w:ilvl w:val="0"/>
          <w:numId w:val="14"/>
        </w:numPr>
        <w:rPr>
          <w:sz w:val="28"/>
          <w:lang w:val="en-US"/>
        </w:rPr>
      </w:pPr>
      <w:r w:rsidRPr="005C00E0">
        <w:rPr>
          <w:sz w:val="28"/>
          <w:lang w:val="en-US"/>
        </w:rPr>
        <w:t xml:space="preserve">Login </w:t>
      </w:r>
    </w:p>
    <w:p w:rsidR="005C00E0" w:rsidRPr="005C00E0" w:rsidRDefault="005C00E0" w:rsidP="005C00E0">
      <w:pPr>
        <w:pStyle w:val="NoSpacing"/>
        <w:numPr>
          <w:ilvl w:val="0"/>
          <w:numId w:val="14"/>
        </w:numPr>
        <w:rPr>
          <w:sz w:val="28"/>
          <w:lang w:val="en-US"/>
        </w:rPr>
      </w:pPr>
      <w:r w:rsidRPr="005C00E0">
        <w:rPr>
          <w:sz w:val="28"/>
          <w:lang w:val="en-US"/>
        </w:rPr>
        <w:t>Choose dishes according to the offerings in the menu</w:t>
      </w:r>
    </w:p>
    <w:p w:rsidR="005C00E0" w:rsidRPr="005C00E0" w:rsidRDefault="005C00E0" w:rsidP="005C00E0">
      <w:pPr>
        <w:pStyle w:val="NoSpacing"/>
        <w:numPr>
          <w:ilvl w:val="0"/>
          <w:numId w:val="14"/>
        </w:numPr>
        <w:rPr>
          <w:sz w:val="28"/>
          <w:lang w:val="en-US"/>
        </w:rPr>
      </w:pPr>
      <w:r w:rsidRPr="005C00E0">
        <w:rPr>
          <w:sz w:val="28"/>
          <w:lang w:val="en-US"/>
        </w:rPr>
        <w:t>Calculate the bill</w:t>
      </w:r>
    </w:p>
    <w:p w:rsidR="005C00E0" w:rsidRPr="005C00E0" w:rsidRDefault="005C00E0" w:rsidP="005C00E0">
      <w:pPr>
        <w:pStyle w:val="NoSpacing"/>
        <w:numPr>
          <w:ilvl w:val="0"/>
          <w:numId w:val="14"/>
        </w:numPr>
        <w:rPr>
          <w:sz w:val="28"/>
          <w:lang w:val="en-US"/>
        </w:rPr>
      </w:pPr>
      <w:r w:rsidRPr="005C00E0">
        <w:rPr>
          <w:sz w:val="28"/>
          <w:lang w:val="en-US"/>
        </w:rPr>
        <w:t>Delivery options</w:t>
      </w:r>
    </w:p>
    <w:p w:rsidR="005C00E0" w:rsidRPr="005C00E0" w:rsidRDefault="005C00E0" w:rsidP="005C00E0">
      <w:pPr>
        <w:pStyle w:val="NoSpacing"/>
        <w:numPr>
          <w:ilvl w:val="0"/>
          <w:numId w:val="14"/>
        </w:numPr>
        <w:rPr>
          <w:sz w:val="28"/>
          <w:lang w:val="en-US"/>
        </w:rPr>
      </w:pPr>
      <w:r w:rsidRPr="005C00E0">
        <w:rPr>
          <w:sz w:val="28"/>
          <w:lang w:val="en-US"/>
        </w:rPr>
        <w:t>Approve/reject order(For admin)</w:t>
      </w:r>
    </w:p>
    <w:p w:rsidR="005C00E0" w:rsidRPr="005C00E0" w:rsidRDefault="005C00E0" w:rsidP="005C00E0">
      <w:pPr>
        <w:pStyle w:val="NoSpacing"/>
        <w:numPr>
          <w:ilvl w:val="0"/>
          <w:numId w:val="14"/>
        </w:numPr>
        <w:rPr>
          <w:sz w:val="28"/>
          <w:lang w:val="en-US"/>
        </w:rPr>
      </w:pPr>
      <w:r w:rsidRPr="005C00E0">
        <w:rPr>
          <w:sz w:val="28"/>
          <w:lang w:val="en-US"/>
        </w:rPr>
        <w:t>Change password</w:t>
      </w:r>
    </w:p>
    <w:p w:rsidR="005C00E0" w:rsidRPr="005C00E0" w:rsidRDefault="005C00E0" w:rsidP="005C00E0">
      <w:pPr>
        <w:autoSpaceDE w:val="0"/>
        <w:autoSpaceDN w:val="0"/>
        <w:adjustRightInd w:val="0"/>
        <w:spacing w:after="0" w:line="240" w:lineRule="auto"/>
        <w:ind w:left="360"/>
        <w:rPr>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741DF" w:rsidRDefault="009741DF" w:rsidP="009741DF">
      <w:pPr>
        <w:autoSpaceDE w:val="0"/>
        <w:autoSpaceDN w:val="0"/>
        <w:adjustRightInd w:val="0"/>
        <w:spacing w:after="0" w:line="240" w:lineRule="auto"/>
        <w:rPr>
          <w:ins w:id="9" w:author="Osho Agyeya" w:date="2016-10-10T12:08:00Z"/>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del w:id="10" w:author="Osho Agyeya" w:date="2016-10-10T11:37:00Z">
        <w:r w:rsidDel="00501087">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BASIC FEATURES:</w:delText>
        </w:r>
      </w:del>
      <w:ins w:id="11" w:author="Osho Agyeya" w:date="2016-10-10T11:37:00Z">
        <w:r>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Detailed data flow diagrams:</w:t>
        </w:r>
      </w:ins>
    </w:p>
    <w:p w:rsidR="009741DF" w:rsidRPr="005B0C13" w:rsidRDefault="009741DF" w:rsidP="009741DF">
      <w:pPr>
        <w:autoSpaceDE w:val="0"/>
        <w:autoSpaceDN w:val="0"/>
        <w:adjustRightInd w:val="0"/>
        <w:spacing w:after="0" w:line="240" w:lineRule="auto"/>
        <w:rPr>
          <w:ins w:id="12" w:author="Osho Agyeya" w:date="2016-10-10T12:05:00Z"/>
          <w:color w:val="2E74B5" w:themeColor="accent1" w:themeShade="BF"/>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3" w:author="Osho Agyeya" w:date="2016-10-10T12:08:00Z">
            <w:rPr>
              <w:ins w:id="14" w:author="Osho Agyeya" w:date="2016-10-10T12:05:00Z"/>
              <w:rFonts w:ascii="Leawood-Book" w:hAnsi="Leawood-Book" w:cs="Leawood-Book"/>
              <w:sz w:val="17"/>
              <w:szCs w:val="17"/>
            </w:rPr>
          </w:rPrChange>
        </w:rPr>
      </w:pPr>
      <w:ins w:id="15" w:author="Osho Agyeya" w:date="2016-10-10T12:04:00Z">
        <w:r>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ins>
      <w:ins w:id="16" w:author="Osho Agyeya" w:date="2016-10-10T12:05:00Z">
        <w:r w:rsidRPr="005B0C13">
          <w:rPr>
            <w:rFonts w:cstheme="minorHAnsi"/>
            <w:sz w:val="28"/>
            <w:szCs w:val="28"/>
            <w:rPrChange w:id="17" w:author="Osho Agyeya" w:date="2016-10-10T12:08:00Z">
              <w:rPr>
                <w:rFonts w:ascii="Leawood-Book" w:hAnsi="Leawood-Book" w:cs="Leawood-Book"/>
                <w:sz w:val="17"/>
                <w:szCs w:val="17"/>
              </w:rPr>
            </w:rPrChange>
          </w:rPr>
          <w:t xml:space="preserve">Although the </w:t>
        </w:r>
        <w:r w:rsidRPr="005B0C13">
          <w:rPr>
            <w:rFonts w:cstheme="minorHAnsi"/>
            <w:i/>
            <w:iCs/>
            <w:sz w:val="28"/>
            <w:szCs w:val="28"/>
            <w:rPrChange w:id="18" w:author="Osho Agyeya" w:date="2016-10-10T12:08:00Z">
              <w:rPr>
                <w:rFonts w:ascii="Leawood-BookItalic" w:hAnsi="Leawood-BookItalic" w:cs="Leawood-BookItalic"/>
                <w:i/>
                <w:iCs/>
                <w:sz w:val="17"/>
                <w:szCs w:val="17"/>
              </w:rPr>
            </w:rPrChange>
          </w:rPr>
          <w:t xml:space="preserve">data flow diagram </w:t>
        </w:r>
        <w:r w:rsidRPr="005B0C13">
          <w:rPr>
            <w:rFonts w:cstheme="minorHAnsi"/>
            <w:sz w:val="28"/>
            <w:szCs w:val="28"/>
            <w:rPrChange w:id="19" w:author="Osho Agyeya" w:date="2016-10-10T12:08:00Z">
              <w:rPr>
                <w:rFonts w:ascii="Leawood-Book" w:hAnsi="Leawood-Book" w:cs="Leawood-Book"/>
                <w:sz w:val="17"/>
                <w:szCs w:val="17"/>
              </w:rPr>
            </w:rPrChange>
          </w:rPr>
          <w:t>(DFD) and</w:t>
        </w:r>
      </w:ins>
      <w:ins w:id="20" w:author="Osho Agyeya" w:date="2016-10-10T12:07:00Z">
        <w:r w:rsidRPr="005B0C13">
          <w:rPr>
            <w:color w:val="2E74B5" w:themeColor="accent1" w:themeShade="BF"/>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1" w:author="Osho Agyeya" w:date="2016-10-10T12:08:00Z">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PrChange>
          </w:rPr>
          <w:t xml:space="preserve"> </w:t>
        </w:r>
      </w:ins>
      <w:ins w:id="22" w:author="Osho Agyeya" w:date="2016-10-10T12:05:00Z">
        <w:r w:rsidRPr="005B0C13">
          <w:rPr>
            <w:rFonts w:cstheme="minorHAnsi"/>
            <w:sz w:val="28"/>
            <w:szCs w:val="28"/>
            <w:rPrChange w:id="23" w:author="Osho Agyeya" w:date="2016-10-10T12:08:00Z">
              <w:rPr>
                <w:rFonts w:ascii="Leawood-Book" w:hAnsi="Leawood-Book" w:cs="Leawood-Book"/>
                <w:sz w:val="17"/>
                <w:szCs w:val="17"/>
              </w:rPr>
            </w:rPrChange>
          </w:rPr>
          <w:t>related diagrams and information are not a formal part of UML, they can be used to</w:t>
        </w:r>
      </w:ins>
      <w:ins w:id="24" w:author="Osho Agyeya" w:date="2016-10-10T12:07:00Z">
        <w:r w:rsidRPr="005B0C13">
          <w:rPr>
            <w:color w:val="2E74B5" w:themeColor="accent1" w:themeShade="BF"/>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5" w:author="Osho Agyeya" w:date="2016-10-10T12:08:00Z">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PrChange>
          </w:rPr>
          <w:t xml:space="preserve"> </w:t>
        </w:r>
      </w:ins>
      <w:ins w:id="26" w:author="Osho Agyeya" w:date="2016-10-10T12:05:00Z">
        <w:r w:rsidRPr="005B0C13">
          <w:rPr>
            <w:rFonts w:cstheme="minorHAnsi"/>
            <w:sz w:val="28"/>
            <w:szCs w:val="28"/>
            <w:rPrChange w:id="27" w:author="Osho Agyeya" w:date="2016-10-10T12:08:00Z">
              <w:rPr>
                <w:rFonts w:ascii="Leawood-Book" w:hAnsi="Leawood-Book" w:cs="Leawood-Book"/>
                <w:sz w:val="17"/>
                <w:szCs w:val="17"/>
              </w:rPr>
            </w:rPrChange>
          </w:rPr>
          <w:t>complement UML diagrams and provide additional insight into system requirements</w:t>
        </w:r>
      </w:ins>
      <w:ins w:id="28" w:author="Osho Agyeya" w:date="2016-10-10T12:07:00Z">
        <w:r w:rsidRPr="005B0C13">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9" w:author="Osho Agyeya" w:date="2016-10-10T12:08:00Z">
              <w:rPr>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PrChange>
          </w:rPr>
          <w:t xml:space="preserve"> </w:t>
        </w:r>
      </w:ins>
      <w:ins w:id="30" w:author="Osho Agyeya" w:date="2016-10-10T12:05:00Z">
        <w:r w:rsidRPr="005B0C13">
          <w:rPr>
            <w:rFonts w:cstheme="minorHAnsi"/>
            <w:sz w:val="28"/>
            <w:szCs w:val="28"/>
            <w:rPrChange w:id="31" w:author="Osho Agyeya" w:date="2016-10-10T12:08:00Z">
              <w:rPr>
                <w:rFonts w:ascii="Leawood-Book" w:hAnsi="Leawood-Book" w:cs="Leawood-Book"/>
                <w:sz w:val="17"/>
                <w:szCs w:val="17"/>
              </w:rPr>
            </w:rPrChange>
          </w:rPr>
          <w:t>and flow.</w:t>
        </w:r>
      </w:ins>
      <w:ins w:id="32" w:author="Osho Agyeya" w:date="2016-10-10T12:07:00Z">
        <w:r w:rsidRPr="005B0C13">
          <w:rPr>
            <w:color w:val="2E74B5" w:themeColor="accent1" w:themeShade="BF"/>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33" w:author="Osho Agyeya" w:date="2016-10-10T12:08:00Z">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PrChange>
          </w:rPr>
          <w:t xml:space="preserve"> </w:t>
        </w:r>
      </w:ins>
      <w:ins w:id="34" w:author="Osho Agyeya" w:date="2016-10-10T12:05:00Z">
        <w:r w:rsidRPr="005B0C13">
          <w:rPr>
            <w:rFonts w:cstheme="minorHAnsi"/>
            <w:sz w:val="28"/>
            <w:szCs w:val="28"/>
            <w:rPrChange w:id="35" w:author="Osho Agyeya" w:date="2016-10-10T12:08:00Z">
              <w:rPr>
                <w:rFonts w:ascii="Leawood-Book" w:hAnsi="Leawood-Book" w:cs="Leawood-Book"/>
                <w:sz w:val="17"/>
                <w:szCs w:val="17"/>
              </w:rPr>
            </w:rPrChange>
          </w:rPr>
          <w:t>The DFD takes an input-process-output view of a system. That is, data objects</w:t>
        </w:r>
      </w:ins>
      <w:ins w:id="36" w:author="Osho Agyeya" w:date="2016-10-10T12:07:00Z">
        <w:r w:rsidRPr="005B0C13">
          <w:rPr>
            <w:color w:val="2E74B5" w:themeColor="accent1" w:themeShade="BF"/>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37" w:author="Osho Agyeya" w:date="2016-10-10T12:08:00Z">
              <w:rPr>
                <w:color w:val="2E74B5"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PrChange>
          </w:rPr>
          <w:t xml:space="preserve"> </w:t>
        </w:r>
      </w:ins>
      <w:ins w:id="38" w:author="Osho Agyeya" w:date="2016-10-10T12:05:00Z">
        <w:r w:rsidRPr="005B0C13">
          <w:rPr>
            <w:rFonts w:cstheme="minorHAnsi"/>
            <w:sz w:val="28"/>
            <w:szCs w:val="28"/>
            <w:rPrChange w:id="39" w:author="Osho Agyeya" w:date="2016-10-10T12:08:00Z">
              <w:rPr>
                <w:rFonts w:ascii="Leawood-Book" w:hAnsi="Leawood-Book" w:cs="Leawood-Book"/>
                <w:sz w:val="17"/>
                <w:szCs w:val="17"/>
              </w:rPr>
            </w:rPrChange>
          </w:rPr>
          <w:t>flow into the software, are transformed by processing elements, and resultant data</w:t>
        </w:r>
      </w:ins>
    </w:p>
    <w:p w:rsidR="009741DF" w:rsidRPr="005B0C13" w:rsidRDefault="009741DF" w:rsidP="009741DF">
      <w:pPr>
        <w:autoSpaceDE w:val="0"/>
        <w:autoSpaceDN w:val="0"/>
        <w:adjustRightInd w:val="0"/>
        <w:spacing w:after="0" w:line="240" w:lineRule="auto"/>
        <w:rPr>
          <w:ins w:id="40" w:author="Osho Agyeya" w:date="2016-10-10T12:05:00Z"/>
          <w:rFonts w:cstheme="minorHAnsi"/>
          <w:sz w:val="28"/>
          <w:szCs w:val="28"/>
          <w:rPrChange w:id="41" w:author="Osho Agyeya" w:date="2016-10-10T12:08:00Z">
            <w:rPr>
              <w:ins w:id="42" w:author="Osho Agyeya" w:date="2016-10-10T12:05:00Z"/>
              <w:rFonts w:ascii="Leawood-Book" w:hAnsi="Leawood-Book" w:cs="Leawood-Book"/>
              <w:sz w:val="17"/>
              <w:szCs w:val="17"/>
            </w:rPr>
          </w:rPrChange>
        </w:rPr>
      </w:pPr>
      <w:proofErr w:type="gramStart"/>
      <w:ins w:id="43" w:author="Osho Agyeya" w:date="2016-10-10T12:05:00Z">
        <w:r w:rsidRPr="005B0C13">
          <w:rPr>
            <w:rFonts w:cstheme="minorHAnsi"/>
            <w:sz w:val="28"/>
            <w:szCs w:val="28"/>
            <w:rPrChange w:id="44" w:author="Osho Agyeya" w:date="2016-10-10T12:08:00Z">
              <w:rPr>
                <w:rFonts w:ascii="Leawood-Book" w:hAnsi="Leawood-Book" w:cs="Leawood-Book"/>
                <w:sz w:val="17"/>
                <w:szCs w:val="17"/>
              </w:rPr>
            </w:rPrChange>
          </w:rPr>
          <w:t>objects</w:t>
        </w:r>
        <w:proofErr w:type="gramEnd"/>
        <w:r w:rsidRPr="005B0C13">
          <w:rPr>
            <w:rFonts w:cstheme="minorHAnsi"/>
            <w:sz w:val="28"/>
            <w:szCs w:val="28"/>
            <w:rPrChange w:id="45" w:author="Osho Agyeya" w:date="2016-10-10T12:08:00Z">
              <w:rPr>
                <w:rFonts w:ascii="Leawood-Book" w:hAnsi="Leawood-Book" w:cs="Leawood-Book"/>
                <w:sz w:val="17"/>
                <w:szCs w:val="17"/>
              </w:rPr>
            </w:rPrChange>
          </w:rPr>
          <w:t xml:space="preserve"> flow out of the software. Data objects are represented by </w:t>
        </w:r>
      </w:ins>
      <w:r w:rsidRPr="005B0C13">
        <w:rPr>
          <w:rFonts w:cstheme="minorHAnsi"/>
          <w:sz w:val="28"/>
          <w:szCs w:val="28"/>
        </w:rPr>
        <w:t>labelled</w:t>
      </w:r>
      <w:ins w:id="46" w:author="Osho Agyeya" w:date="2016-10-10T12:05:00Z">
        <w:r w:rsidRPr="005B0C13">
          <w:rPr>
            <w:rFonts w:cstheme="minorHAnsi"/>
            <w:sz w:val="28"/>
            <w:szCs w:val="28"/>
            <w:rPrChange w:id="47" w:author="Osho Agyeya" w:date="2016-10-10T12:08:00Z">
              <w:rPr>
                <w:rFonts w:ascii="Leawood-Book" w:hAnsi="Leawood-Book" w:cs="Leawood-Book"/>
                <w:sz w:val="17"/>
                <w:szCs w:val="17"/>
              </w:rPr>
            </w:rPrChange>
          </w:rPr>
          <w:t xml:space="preserve"> arrows, and</w:t>
        </w:r>
      </w:ins>
    </w:p>
    <w:p w:rsidR="009741DF" w:rsidRPr="005B0C13" w:rsidRDefault="009741DF" w:rsidP="009741DF">
      <w:pPr>
        <w:autoSpaceDE w:val="0"/>
        <w:autoSpaceDN w:val="0"/>
        <w:adjustRightInd w:val="0"/>
        <w:spacing w:after="0" w:line="240" w:lineRule="auto"/>
        <w:rPr>
          <w:ins w:id="48" w:author="Osho Agyeya" w:date="2016-10-10T12:05:00Z"/>
          <w:rFonts w:cstheme="minorHAnsi"/>
          <w:sz w:val="28"/>
          <w:szCs w:val="28"/>
          <w:rPrChange w:id="49" w:author="Osho Agyeya" w:date="2016-10-10T12:08:00Z">
            <w:rPr>
              <w:ins w:id="50" w:author="Osho Agyeya" w:date="2016-10-10T12:05:00Z"/>
              <w:rFonts w:ascii="Leawood-Book" w:hAnsi="Leawood-Book" w:cs="Leawood-Book"/>
              <w:sz w:val="17"/>
              <w:szCs w:val="17"/>
            </w:rPr>
          </w:rPrChange>
        </w:rPr>
      </w:pPr>
      <w:proofErr w:type="gramStart"/>
      <w:ins w:id="51" w:author="Osho Agyeya" w:date="2016-10-10T12:05:00Z">
        <w:r w:rsidRPr="005B0C13">
          <w:rPr>
            <w:rFonts w:cstheme="minorHAnsi"/>
            <w:sz w:val="28"/>
            <w:szCs w:val="28"/>
            <w:rPrChange w:id="52" w:author="Osho Agyeya" w:date="2016-10-10T12:08:00Z">
              <w:rPr>
                <w:rFonts w:ascii="Leawood-Book" w:hAnsi="Leawood-Book" w:cs="Leawood-Book"/>
                <w:sz w:val="17"/>
                <w:szCs w:val="17"/>
              </w:rPr>
            </w:rPrChange>
          </w:rPr>
          <w:t>transformations</w:t>
        </w:r>
        <w:proofErr w:type="gramEnd"/>
        <w:r w:rsidRPr="005B0C13">
          <w:rPr>
            <w:rFonts w:cstheme="minorHAnsi"/>
            <w:sz w:val="28"/>
            <w:szCs w:val="28"/>
            <w:rPrChange w:id="53" w:author="Osho Agyeya" w:date="2016-10-10T12:08:00Z">
              <w:rPr>
                <w:rFonts w:ascii="Leawood-Book" w:hAnsi="Leawood-Book" w:cs="Leawood-Book"/>
                <w:sz w:val="17"/>
                <w:szCs w:val="17"/>
              </w:rPr>
            </w:rPrChange>
          </w:rPr>
          <w:t xml:space="preserve"> are represented by circles (also called bubbles). The DFD is presented</w:t>
        </w:r>
      </w:ins>
    </w:p>
    <w:p w:rsidR="009741DF" w:rsidRPr="005B0C13" w:rsidRDefault="009741DF" w:rsidP="009741DF">
      <w:pPr>
        <w:autoSpaceDE w:val="0"/>
        <w:autoSpaceDN w:val="0"/>
        <w:adjustRightInd w:val="0"/>
        <w:spacing w:after="0" w:line="240" w:lineRule="auto"/>
        <w:rPr>
          <w:ins w:id="54" w:author="Osho Agyeya" w:date="2016-10-10T12:05:00Z"/>
          <w:rFonts w:cstheme="minorHAnsi"/>
          <w:sz w:val="28"/>
          <w:szCs w:val="28"/>
          <w:rPrChange w:id="55" w:author="Osho Agyeya" w:date="2016-10-10T12:08:00Z">
            <w:rPr>
              <w:ins w:id="56" w:author="Osho Agyeya" w:date="2016-10-10T12:05:00Z"/>
              <w:rFonts w:ascii="Leawood-Book" w:hAnsi="Leawood-Book" w:cs="Leawood-Book"/>
              <w:sz w:val="17"/>
              <w:szCs w:val="17"/>
            </w:rPr>
          </w:rPrChange>
        </w:rPr>
      </w:pPr>
      <w:proofErr w:type="gramStart"/>
      <w:ins w:id="57" w:author="Osho Agyeya" w:date="2016-10-10T12:05:00Z">
        <w:r w:rsidRPr="005B0C13">
          <w:rPr>
            <w:rFonts w:cstheme="minorHAnsi"/>
            <w:sz w:val="28"/>
            <w:szCs w:val="28"/>
            <w:rPrChange w:id="58" w:author="Osho Agyeya" w:date="2016-10-10T12:08:00Z">
              <w:rPr>
                <w:rFonts w:ascii="Leawood-Book" w:hAnsi="Leawood-Book" w:cs="Leawood-Book"/>
                <w:sz w:val="17"/>
                <w:szCs w:val="17"/>
              </w:rPr>
            </w:rPrChange>
          </w:rPr>
          <w:lastRenderedPageBreak/>
          <w:t>in</w:t>
        </w:r>
        <w:proofErr w:type="gramEnd"/>
        <w:r w:rsidRPr="005B0C13">
          <w:rPr>
            <w:rFonts w:cstheme="minorHAnsi"/>
            <w:sz w:val="28"/>
            <w:szCs w:val="28"/>
            <w:rPrChange w:id="59" w:author="Osho Agyeya" w:date="2016-10-10T12:08:00Z">
              <w:rPr>
                <w:rFonts w:ascii="Leawood-Book" w:hAnsi="Leawood-Book" w:cs="Leawood-Book"/>
                <w:sz w:val="17"/>
                <w:szCs w:val="17"/>
              </w:rPr>
            </w:rPrChange>
          </w:rPr>
          <w:t xml:space="preserve"> a hierarchical fashion. That is, the first data flow model (sometimes called</w:t>
        </w:r>
      </w:ins>
    </w:p>
    <w:p w:rsidR="009741DF" w:rsidRPr="005B0C13" w:rsidRDefault="009741DF" w:rsidP="009741DF">
      <w:pPr>
        <w:autoSpaceDE w:val="0"/>
        <w:autoSpaceDN w:val="0"/>
        <w:adjustRightInd w:val="0"/>
        <w:spacing w:after="0" w:line="240" w:lineRule="auto"/>
        <w:rPr>
          <w:ins w:id="60" w:author="Osho Agyeya" w:date="2016-10-10T12:05:00Z"/>
          <w:rFonts w:cstheme="minorHAnsi"/>
          <w:sz w:val="28"/>
          <w:szCs w:val="28"/>
          <w:rPrChange w:id="61" w:author="Osho Agyeya" w:date="2016-10-10T12:08:00Z">
            <w:rPr>
              <w:ins w:id="62" w:author="Osho Agyeya" w:date="2016-10-10T12:05:00Z"/>
              <w:rFonts w:ascii="Leawood-Book" w:hAnsi="Leawood-Book" w:cs="Leawood-Book"/>
              <w:sz w:val="17"/>
              <w:szCs w:val="17"/>
            </w:rPr>
          </w:rPrChange>
        </w:rPr>
      </w:pPr>
      <w:proofErr w:type="gramStart"/>
      <w:ins w:id="63" w:author="Osho Agyeya" w:date="2016-10-10T12:05:00Z">
        <w:r w:rsidRPr="005B0C13">
          <w:rPr>
            <w:rFonts w:cstheme="minorHAnsi"/>
            <w:sz w:val="28"/>
            <w:szCs w:val="28"/>
            <w:rPrChange w:id="64" w:author="Osho Agyeya" w:date="2016-10-10T12:08:00Z">
              <w:rPr>
                <w:rFonts w:ascii="Leawood-Book" w:hAnsi="Leawood-Book" w:cs="Leawood-Book"/>
                <w:sz w:val="17"/>
                <w:szCs w:val="17"/>
              </w:rPr>
            </w:rPrChange>
          </w:rPr>
          <w:t>a</w:t>
        </w:r>
        <w:proofErr w:type="gramEnd"/>
        <w:r w:rsidRPr="005B0C13">
          <w:rPr>
            <w:rFonts w:cstheme="minorHAnsi"/>
            <w:sz w:val="28"/>
            <w:szCs w:val="28"/>
            <w:rPrChange w:id="65" w:author="Osho Agyeya" w:date="2016-10-10T12:08:00Z">
              <w:rPr>
                <w:rFonts w:ascii="Leawood-Book" w:hAnsi="Leawood-Book" w:cs="Leawood-Book"/>
                <w:sz w:val="17"/>
                <w:szCs w:val="17"/>
              </w:rPr>
            </w:rPrChange>
          </w:rPr>
          <w:t xml:space="preserve"> level 0 DFD or </w:t>
        </w:r>
        <w:r w:rsidRPr="005B0C13">
          <w:rPr>
            <w:rFonts w:cstheme="minorHAnsi"/>
            <w:i/>
            <w:iCs/>
            <w:sz w:val="28"/>
            <w:szCs w:val="28"/>
            <w:rPrChange w:id="66" w:author="Osho Agyeya" w:date="2016-10-10T12:08:00Z">
              <w:rPr>
                <w:rFonts w:ascii="Leawood-BookItalic" w:hAnsi="Leawood-BookItalic" w:cs="Leawood-BookItalic"/>
                <w:i/>
                <w:iCs/>
                <w:sz w:val="17"/>
                <w:szCs w:val="17"/>
              </w:rPr>
            </w:rPrChange>
          </w:rPr>
          <w:t>context diagram</w:t>
        </w:r>
        <w:r w:rsidRPr="005B0C13">
          <w:rPr>
            <w:rFonts w:cstheme="minorHAnsi"/>
            <w:sz w:val="28"/>
            <w:szCs w:val="28"/>
            <w:rPrChange w:id="67" w:author="Osho Agyeya" w:date="2016-10-10T12:08:00Z">
              <w:rPr>
                <w:rFonts w:ascii="Leawood-Book" w:hAnsi="Leawood-Book" w:cs="Leawood-Book"/>
                <w:sz w:val="17"/>
                <w:szCs w:val="17"/>
              </w:rPr>
            </w:rPrChange>
          </w:rPr>
          <w:t>) represents the system as a whole. Subsequent data</w:t>
        </w:r>
      </w:ins>
      <w:r w:rsidRPr="005B0C13">
        <w:rPr>
          <w:rFonts w:cstheme="minorHAnsi"/>
          <w:sz w:val="28"/>
          <w:szCs w:val="28"/>
        </w:rPr>
        <w:t xml:space="preserve"> </w:t>
      </w:r>
      <w:ins w:id="68" w:author="Osho Agyeya" w:date="2016-10-10T12:05:00Z">
        <w:r w:rsidRPr="005B0C13">
          <w:rPr>
            <w:rFonts w:cstheme="minorHAnsi"/>
            <w:sz w:val="28"/>
            <w:szCs w:val="28"/>
            <w:rPrChange w:id="69" w:author="Osho Agyeya" w:date="2016-10-10T12:08:00Z">
              <w:rPr>
                <w:rFonts w:ascii="Leawood-Book" w:hAnsi="Leawood-Book" w:cs="Leawood-Book"/>
                <w:sz w:val="17"/>
                <w:szCs w:val="17"/>
              </w:rPr>
            </w:rPrChange>
          </w:rPr>
          <w:t>flow diagrams refine the context diagram, providing increasing detail with each subsequent level.</w:t>
        </w:r>
      </w:ins>
    </w:p>
    <w:p w:rsidR="00CD1B8C" w:rsidRDefault="009741DF" w:rsidP="00AC12C4">
      <w:pPr>
        <w:pBdr>
          <w:bottom w:val="single" w:sz="6" w:space="1" w:color="auto"/>
        </w:pBdr>
        <w:autoSpaceDE w:val="0"/>
        <w:autoSpaceDN w:val="0"/>
        <w:adjustRightInd w:val="0"/>
        <w:spacing w:after="0" w:line="240" w:lineRule="auto"/>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70" w:author="Osho Agyeya" w:date="2016-10-10T12:44:00Z">
        <w:r w:rsidRPr="008E311C">
          <w:rPr>
            <w:noProof/>
            <w:color w:val="2E74B5" w:themeColor="accent1" w:themeShade="BF"/>
            <w:sz w:val="36"/>
            <w:szCs w:val="36"/>
            <w:lang w:eastAsia="en-IN"/>
            <w:rPrChange w:id="71">
              <w:rPr>
                <w:noProof/>
                <w:color w:val="2E74B5" w:themeColor="accent1" w:themeShade="BF"/>
                <w:sz w:val="36"/>
                <w:szCs w:val="36"/>
                <w:u w:val="single"/>
                <w:lang w:eastAsia="en-IN"/>
              </w:rPr>
            </w:rPrChange>
          </w:rPr>
          <w:drawing>
            <wp:inline distT="0" distB="0" distL="0" distR="0" wp14:anchorId="0D9CC84A" wp14:editId="52BC7056">
              <wp:extent cx="2828658" cy="21219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7721" cy="2151268"/>
                      </a:xfrm>
                      <a:prstGeom prst="rect">
                        <a:avLst/>
                      </a:prstGeom>
                    </pic:spPr>
                  </pic:pic>
                </a:graphicData>
              </a:graphic>
            </wp:inline>
          </w:drawing>
        </w:r>
      </w:ins>
    </w:p>
    <w:p w:rsidR="00211C46" w:rsidRDefault="00211C46" w:rsidP="00AC12C4">
      <w:pPr>
        <w:pBdr>
          <w:bottom w:val="single" w:sz="6" w:space="1" w:color="auto"/>
        </w:pBdr>
        <w:autoSpaceDE w:val="0"/>
        <w:autoSpaceDN w:val="0"/>
        <w:adjustRightInd w:val="0"/>
        <w:spacing w:after="0" w:line="240" w:lineRule="auto"/>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11">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Logical format of database</w:t>
      </w:r>
      <w:r w:rsidR="00CD1B8C">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A923D7" w:rsidRDefault="00A923D7" w:rsidP="00AC12C4">
      <w:pPr>
        <w:pBdr>
          <w:bottom w:val="single" w:sz="6" w:space="1" w:color="auto"/>
        </w:pBdr>
        <w:autoSpaceDE w:val="0"/>
        <w:autoSpaceDN w:val="0"/>
        <w:adjustRightInd w:val="0"/>
        <w:spacing w:after="0" w:line="240" w:lineRule="auto"/>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923D7" w:rsidRDefault="00A923D7" w:rsidP="00AC12C4">
      <w:pPr>
        <w:pBdr>
          <w:bottom w:val="single" w:sz="6" w:space="1" w:color="auto"/>
        </w:pBdr>
        <w:autoSpaceDE w:val="0"/>
        <w:autoSpaceDN w:val="0"/>
        <w:adjustRightInd w:val="0"/>
        <w:spacing w:after="0" w:line="240" w:lineRule="auto"/>
        <w:rPr>
          <w:rStyle w:val="IntenseEmphasis"/>
          <w:i w:val="0"/>
          <w:color w:val="auto"/>
          <w:sz w:val="36"/>
        </w:rPr>
      </w:pPr>
      <w:r w:rsidRPr="008C64DA">
        <w:rPr>
          <w:rStyle w:val="IntenseEmphasis"/>
          <w:i w:val="0"/>
          <w:color w:val="auto"/>
          <w:sz w:val="36"/>
        </w:rPr>
        <w:t>MySQL has been used to create the database “project” which has 2 tables, orders and customers namely.</w:t>
      </w:r>
    </w:p>
    <w:p w:rsidR="008C64DA" w:rsidRDefault="008C64DA" w:rsidP="00AC12C4">
      <w:pPr>
        <w:pBdr>
          <w:bottom w:val="single" w:sz="6" w:space="1" w:color="auto"/>
        </w:pBdr>
        <w:autoSpaceDE w:val="0"/>
        <w:autoSpaceDN w:val="0"/>
        <w:adjustRightInd w:val="0"/>
        <w:spacing w:after="0" w:line="240" w:lineRule="auto"/>
        <w:rPr>
          <w:rStyle w:val="IntenseEmphasis"/>
          <w:i w:val="0"/>
          <w:color w:val="auto"/>
          <w:sz w:val="36"/>
        </w:rPr>
      </w:pPr>
    </w:p>
    <w:p w:rsidR="008C64DA" w:rsidRDefault="00EA2A9F" w:rsidP="00AC12C4">
      <w:pPr>
        <w:pBdr>
          <w:bottom w:val="single" w:sz="6" w:space="1" w:color="auto"/>
        </w:pBdr>
        <w:autoSpaceDE w:val="0"/>
        <w:autoSpaceDN w:val="0"/>
        <w:adjustRightInd w:val="0"/>
        <w:spacing w:after="0" w:line="240" w:lineRule="auto"/>
        <w:rPr>
          <w:rStyle w:val="IntenseEmphasis"/>
          <w:i w:val="0"/>
          <w:color w:val="auto"/>
          <w:sz w:val="36"/>
        </w:rPr>
      </w:pPr>
      <w:r>
        <w:rPr>
          <w:rStyle w:val="IntenseEmphasis"/>
          <w:i w:val="0"/>
          <w:color w:val="auto"/>
          <w:sz w:val="36"/>
        </w:rPr>
        <w:pict>
          <v:shape id="_x0000_i1026" type="#_x0000_t75" style="width:451.45pt;height:282.95pt">
            <v:imagedata r:id="rId14" o:title="Screen Shot 2016-10-10 at 3"/>
          </v:shape>
        </w:pict>
      </w:r>
    </w:p>
    <w:p w:rsidR="008C64DA" w:rsidRDefault="008C64DA" w:rsidP="00AC12C4">
      <w:pPr>
        <w:pBdr>
          <w:bottom w:val="single" w:sz="6" w:space="1" w:color="auto"/>
        </w:pBdr>
        <w:autoSpaceDE w:val="0"/>
        <w:autoSpaceDN w:val="0"/>
        <w:adjustRightInd w:val="0"/>
        <w:spacing w:after="0" w:line="240" w:lineRule="auto"/>
        <w:rPr>
          <w:rStyle w:val="IntenseEmphasis"/>
          <w:i w:val="0"/>
          <w:color w:val="auto"/>
          <w:sz w:val="36"/>
        </w:rPr>
      </w:pPr>
    </w:p>
    <w:p w:rsidR="001E5559" w:rsidRDefault="001E5559" w:rsidP="00AC12C4">
      <w:pPr>
        <w:pBdr>
          <w:bottom w:val="single" w:sz="6" w:space="1" w:color="auto"/>
        </w:pBdr>
        <w:autoSpaceDE w:val="0"/>
        <w:autoSpaceDN w:val="0"/>
        <w:adjustRightInd w:val="0"/>
        <w:spacing w:after="0" w:line="240" w:lineRule="auto"/>
        <w:rPr>
          <w:rStyle w:val="IntenseEmphasis"/>
          <w:i w:val="0"/>
          <w:color w:val="auto"/>
          <w:sz w:val="36"/>
        </w:rPr>
      </w:pPr>
      <w:r>
        <w:rPr>
          <w:rStyle w:val="IntenseEmphasis"/>
          <w:i w:val="0"/>
          <w:color w:val="auto"/>
          <w:sz w:val="36"/>
        </w:rPr>
        <w:lastRenderedPageBreak/>
        <w:t xml:space="preserve">The </w:t>
      </w:r>
      <w:proofErr w:type="spellStart"/>
      <w:r>
        <w:rPr>
          <w:rStyle w:val="IntenseEmphasis"/>
          <w:i w:val="0"/>
          <w:color w:val="auto"/>
          <w:sz w:val="36"/>
        </w:rPr>
        <w:t>datatypes</w:t>
      </w:r>
      <w:proofErr w:type="spellEnd"/>
      <w:r>
        <w:rPr>
          <w:rStyle w:val="IntenseEmphasis"/>
          <w:i w:val="0"/>
          <w:color w:val="auto"/>
          <w:sz w:val="36"/>
        </w:rPr>
        <w:t xml:space="preserve"> for customers table are visible above.</w:t>
      </w:r>
    </w:p>
    <w:p w:rsidR="001E5559" w:rsidRDefault="001E5559" w:rsidP="00AC12C4">
      <w:pPr>
        <w:pBdr>
          <w:bottom w:val="single" w:sz="6" w:space="1" w:color="auto"/>
        </w:pBdr>
        <w:autoSpaceDE w:val="0"/>
        <w:autoSpaceDN w:val="0"/>
        <w:adjustRightInd w:val="0"/>
        <w:spacing w:after="0" w:line="240" w:lineRule="auto"/>
        <w:rPr>
          <w:rStyle w:val="IntenseEmphasis"/>
          <w:i w:val="0"/>
          <w:color w:val="auto"/>
          <w:sz w:val="36"/>
        </w:rPr>
      </w:pPr>
    </w:p>
    <w:p w:rsidR="001E5559" w:rsidRDefault="001E5559" w:rsidP="00AC12C4">
      <w:pPr>
        <w:pBdr>
          <w:bottom w:val="single" w:sz="6" w:space="1" w:color="auto"/>
        </w:pBdr>
        <w:autoSpaceDE w:val="0"/>
        <w:autoSpaceDN w:val="0"/>
        <w:adjustRightInd w:val="0"/>
        <w:spacing w:after="0" w:line="240" w:lineRule="auto"/>
        <w:rPr>
          <w:rStyle w:val="IntenseEmphasis"/>
          <w:i w:val="0"/>
          <w:color w:val="auto"/>
          <w:sz w:val="36"/>
        </w:rPr>
      </w:pPr>
    </w:p>
    <w:p w:rsidR="001E5559" w:rsidRDefault="001E5559" w:rsidP="00AC12C4">
      <w:pPr>
        <w:pBdr>
          <w:bottom w:val="single" w:sz="6" w:space="1" w:color="auto"/>
        </w:pBdr>
        <w:autoSpaceDE w:val="0"/>
        <w:autoSpaceDN w:val="0"/>
        <w:adjustRightInd w:val="0"/>
        <w:spacing w:after="0" w:line="240" w:lineRule="auto"/>
        <w:rPr>
          <w:rStyle w:val="IntenseEmphasis"/>
          <w:i w:val="0"/>
          <w:color w:val="auto"/>
          <w:sz w:val="36"/>
        </w:rPr>
      </w:pPr>
      <w:r>
        <w:rPr>
          <w:rStyle w:val="IntenseEmphasis"/>
          <w:i w:val="0"/>
          <w:noProof/>
          <w:color w:val="auto"/>
          <w:sz w:val="36"/>
          <w:lang w:eastAsia="en-IN"/>
        </w:rPr>
        <w:drawing>
          <wp:inline distT="0" distB="0" distL="0" distR="0">
            <wp:extent cx="4822257" cy="3012376"/>
            <wp:effectExtent l="0" t="0" r="0" b="0"/>
            <wp:docPr id="9" name="Picture 9" descr="C:\Users\Osho Agyeya\AppData\Local\Microsoft\Windows\INetCache\Content.Word\Screen Shot 2016-10-10 at 3.45.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sho Agyeya\AppData\Local\Microsoft\Windows\INetCache\Content.Word\Screen Shot 2016-10-10 at 3.45.01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31273" cy="3018008"/>
                    </a:xfrm>
                    <a:prstGeom prst="rect">
                      <a:avLst/>
                    </a:prstGeom>
                    <a:noFill/>
                    <a:ln>
                      <a:noFill/>
                    </a:ln>
                  </pic:spPr>
                </pic:pic>
              </a:graphicData>
            </a:graphic>
          </wp:inline>
        </w:drawing>
      </w:r>
    </w:p>
    <w:p w:rsidR="008C64DA" w:rsidRDefault="008C64DA" w:rsidP="00AC12C4">
      <w:pPr>
        <w:pBdr>
          <w:bottom w:val="single" w:sz="6" w:space="1" w:color="auto"/>
        </w:pBdr>
        <w:autoSpaceDE w:val="0"/>
        <w:autoSpaceDN w:val="0"/>
        <w:adjustRightInd w:val="0"/>
        <w:spacing w:after="0" w:line="240" w:lineRule="auto"/>
        <w:rPr>
          <w:rStyle w:val="IntenseEmphasis"/>
          <w:i w:val="0"/>
          <w:color w:val="auto"/>
          <w:sz w:val="36"/>
        </w:rPr>
      </w:pPr>
    </w:p>
    <w:p w:rsidR="001E5559" w:rsidRDefault="001E5559" w:rsidP="001E5559">
      <w:pPr>
        <w:pBdr>
          <w:bottom w:val="single" w:sz="6" w:space="1" w:color="auto"/>
        </w:pBdr>
        <w:autoSpaceDE w:val="0"/>
        <w:autoSpaceDN w:val="0"/>
        <w:adjustRightInd w:val="0"/>
        <w:spacing w:after="0" w:line="240" w:lineRule="auto"/>
        <w:rPr>
          <w:rStyle w:val="IntenseEmphasis"/>
          <w:i w:val="0"/>
          <w:color w:val="auto"/>
          <w:sz w:val="36"/>
        </w:rPr>
      </w:pPr>
      <w:r>
        <w:rPr>
          <w:rStyle w:val="IntenseEmphasis"/>
          <w:i w:val="0"/>
          <w:color w:val="auto"/>
          <w:sz w:val="36"/>
        </w:rPr>
        <w:t>The sample data for customers table are visible above.</w:t>
      </w:r>
    </w:p>
    <w:p w:rsidR="001E5559" w:rsidRDefault="001E5559" w:rsidP="001E5559">
      <w:pPr>
        <w:pBdr>
          <w:bottom w:val="single" w:sz="6" w:space="1" w:color="auto"/>
        </w:pBdr>
        <w:autoSpaceDE w:val="0"/>
        <w:autoSpaceDN w:val="0"/>
        <w:adjustRightInd w:val="0"/>
        <w:spacing w:after="0" w:line="240" w:lineRule="auto"/>
        <w:rPr>
          <w:rStyle w:val="IntenseEmphasis"/>
          <w:i w:val="0"/>
          <w:color w:val="auto"/>
          <w:sz w:val="36"/>
        </w:rPr>
      </w:pPr>
    </w:p>
    <w:p w:rsidR="001E5559" w:rsidRDefault="00AD32FD" w:rsidP="001E5559">
      <w:pPr>
        <w:pBdr>
          <w:bottom w:val="single" w:sz="6" w:space="1" w:color="auto"/>
        </w:pBdr>
        <w:autoSpaceDE w:val="0"/>
        <w:autoSpaceDN w:val="0"/>
        <w:adjustRightInd w:val="0"/>
        <w:spacing w:after="0" w:line="240" w:lineRule="auto"/>
        <w:rPr>
          <w:rStyle w:val="IntenseEmphasis"/>
          <w:i w:val="0"/>
          <w:color w:val="auto"/>
          <w:sz w:val="36"/>
        </w:rPr>
      </w:pPr>
      <w:r>
        <w:rPr>
          <w:rStyle w:val="IntenseEmphasis"/>
          <w:i w:val="0"/>
          <w:color w:val="auto"/>
          <w:sz w:val="36"/>
        </w:rPr>
        <w:pict>
          <v:shape id="_x0000_i1027" type="#_x0000_t75" style="width:457.9pt;height:285.1pt">
            <v:imagedata r:id="rId16" o:title="Screen Shot 2016-10-10 at 3"/>
          </v:shape>
        </w:pict>
      </w:r>
    </w:p>
    <w:p w:rsidR="001E5559" w:rsidRDefault="001E5559" w:rsidP="001E5559">
      <w:pPr>
        <w:pBdr>
          <w:bottom w:val="single" w:sz="6" w:space="1" w:color="auto"/>
        </w:pBdr>
        <w:autoSpaceDE w:val="0"/>
        <w:autoSpaceDN w:val="0"/>
        <w:adjustRightInd w:val="0"/>
        <w:spacing w:after="0" w:line="240" w:lineRule="auto"/>
        <w:rPr>
          <w:rStyle w:val="IntenseEmphasis"/>
          <w:i w:val="0"/>
          <w:color w:val="auto"/>
          <w:sz w:val="36"/>
        </w:rPr>
      </w:pPr>
      <w:r>
        <w:rPr>
          <w:rStyle w:val="IntenseEmphasis"/>
          <w:i w:val="0"/>
          <w:color w:val="auto"/>
          <w:sz w:val="36"/>
        </w:rPr>
        <w:t xml:space="preserve">The </w:t>
      </w:r>
      <w:proofErr w:type="spellStart"/>
      <w:r>
        <w:rPr>
          <w:rStyle w:val="IntenseEmphasis"/>
          <w:i w:val="0"/>
          <w:color w:val="auto"/>
          <w:sz w:val="36"/>
        </w:rPr>
        <w:t>datatypes</w:t>
      </w:r>
      <w:proofErr w:type="spellEnd"/>
      <w:r>
        <w:rPr>
          <w:rStyle w:val="IntenseEmphasis"/>
          <w:i w:val="0"/>
          <w:color w:val="auto"/>
          <w:sz w:val="36"/>
        </w:rPr>
        <w:t xml:space="preserve"> for customers table are visible above.</w:t>
      </w:r>
    </w:p>
    <w:p w:rsidR="00B44271" w:rsidRDefault="00B44271" w:rsidP="001E5559">
      <w:pPr>
        <w:pBdr>
          <w:bottom w:val="single" w:sz="6" w:space="1" w:color="auto"/>
        </w:pBdr>
        <w:autoSpaceDE w:val="0"/>
        <w:autoSpaceDN w:val="0"/>
        <w:adjustRightInd w:val="0"/>
        <w:spacing w:after="0" w:line="240" w:lineRule="auto"/>
        <w:rPr>
          <w:rStyle w:val="IntenseEmphasis"/>
          <w:i w:val="0"/>
          <w:color w:val="auto"/>
          <w:sz w:val="36"/>
        </w:rPr>
      </w:pPr>
    </w:p>
    <w:p w:rsidR="008C64DA" w:rsidRDefault="00AD32FD" w:rsidP="00AC12C4">
      <w:pPr>
        <w:pBdr>
          <w:bottom w:val="single" w:sz="6" w:space="1" w:color="auto"/>
        </w:pBdr>
        <w:autoSpaceDE w:val="0"/>
        <w:autoSpaceDN w:val="0"/>
        <w:adjustRightInd w:val="0"/>
        <w:spacing w:after="0" w:line="240" w:lineRule="auto"/>
        <w:rPr>
          <w:rStyle w:val="IntenseEmphasis"/>
          <w:i w:val="0"/>
          <w:color w:val="auto"/>
          <w:sz w:val="36"/>
        </w:rPr>
      </w:pPr>
      <w:r>
        <w:rPr>
          <w:rStyle w:val="IntenseEmphasis"/>
          <w:i w:val="0"/>
          <w:color w:val="auto"/>
          <w:sz w:val="36"/>
        </w:rPr>
        <w:pict>
          <v:shape id="_x0000_i1028" type="#_x0000_t75" style="width:451.45pt;height:282.95pt">
            <v:imagedata r:id="rId17" o:title="Screen Shot 2016-10-10 at 3"/>
          </v:shape>
        </w:pict>
      </w:r>
    </w:p>
    <w:p w:rsidR="008C64DA" w:rsidRPr="008C64DA" w:rsidRDefault="008C64DA" w:rsidP="00AC12C4">
      <w:pPr>
        <w:pBdr>
          <w:bottom w:val="single" w:sz="6" w:space="1" w:color="auto"/>
        </w:pBdr>
        <w:autoSpaceDE w:val="0"/>
        <w:autoSpaceDN w:val="0"/>
        <w:adjustRightInd w:val="0"/>
        <w:spacing w:after="0" w:line="240" w:lineRule="auto"/>
        <w:rPr>
          <w:rStyle w:val="IntenseEmphasis"/>
          <w:i w:val="0"/>
          <w:color w:val="auto"/>
          <w:sz w:val="36"/>
        </w:rPr>
      </w:pPr>
    </w:p>
    <w:p w:rsidR="001E5559" w:rsidRDefault="001E5559" w:rsidP="001E5559">
      <w:pPr>
        <w:pBdr>
          <w:bottom w:val="single" w:sz="6" w:space="1" w:color="auto"/>
        </w:pBdr>
        <w:autoSpaceDE w:val="0"/>
        <w:autoSpaceDN w:val="0"/>
        <w:adjustRightInd w:val="0"/>
        <w:spacing w:after="0" w:line="240" w:lineRule="auto"/>
        <w:rPr>
          <w:rStyle w:val="IntenseEmphasis"/>
          <w:i w:val="0"/>
          <w:color w:val="auto"/>
          <w:sz w:val="36"/>
        </w:rPr>
      </w:pPr>
      <w:r>
        <w:rPr>
          <w:rStyle w:val="IntenseEmphasis"/>
          <w:i w:val="0"/>
          <w:color w:val="auto"/>
          <w:sz w:val="36"/>
        </w:rPr>
        <w:t>The sample data for order</w:t>
      </w:r>
      <w:r w:rsidR="00D8687A">
        <w:rPr>
          <w:rStyle w:val="IntenseEmphasis"/>
          <w:i w:val="0"/>
          <w:color w:val="auto"/>
          <w:sz w:val="36"/>
        </w:rPr>
        <w:t>s</w:t>
      </w:r>
      <w:r>
        <w:rPr>
          <w:rStyle w:val="IntenseEmphasis"/>
          <w:i w:val="0"/>
          <w:color w:val="auto"/>
          <w:sz w:val="36"/>
        </w:rPr>
        <w:t xml:space="preserve"> table are visible above.</w:t>
      </w:r>
    </w:p>
    <w:p w:rsidR="00101445" w:rsidRDefault="00101445" w:rsidP="001E5559">
      <w:pPr>
        <w:pBdr>
          <w:bottom w:val="single" w:sz="6" w:space="1" w:color="auto"/>
        </w:pBdr>
        <w:autoSpaceDE w:val="0"/>
        <w:autoSpaceDN w:val="0"/>
        <w:adjustRightInd w:val="0"/>
        <w:spacing w:after="0" w:line="240" w:lineRule="auto"/>
        <w:rPr>
          <w:rStyle w:val="IntenseEmphasis"/>
          <w:i w:val="0"/>
          <w:color w:val="auto"/>
          <w:sz w:val="36"/>
        </w:rPr>
      </w:pPr>
    </w:p>
    <w:p w:rsidR="00101445" w:rsidRDefault="00101445" w:rsidP="001E5559">
      <w:pPr>
        <w:pBdr>
          <w:bottom w:val="single" w:sz="6" w:space="1" w:color="auto"/>
        </w:pBdr>
        <w:autoSpaceDE w:val="0"/>
        <w:autoSpaceDN w:val="0"/>
        <w:adjustRightInd w:val="0"/>
        <w:spacing w:after="0" w:line="240" w:lineRule="auto"/>
        <w:rPr>
          <w:rStyle w:val="IntenseEmphasis"/>
          <w:i w:val="0"/>
          <w:color w:val="auto"/>
          <w:sz w:val="36"/>
        </w:rPr>
      </w:pPr>
      <w:r>
        <w:rPr>
          <w:iCs/>
          <w:noProof/>
          <w:sz w:val="36"/>
          <w:lang w:eastAsia="en-IN"/>
        </w:rPr>
        <w:drawing>
          <wp:inline distT="0" distB="0" distL="0" distR="0">
            <wp:extent cx="5731510" cy="30302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diagram.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030220"/>
                    </a:xfrm>
                    <a:prstGeom prst="rect">
                      <a:avLst/>
                    </a:prstGeom>
                  </pic:spPr>
                </pic:pic>
              </a:graphicData>
            </a:graphic>
          </wp:inline>
        </w:drawing>
      </w:r>
    </w:p>
    <w:p w:rsidR="001D7205" w:rsidRDefault="001D7205" w:rsidP="001E5559">
      <w:pPr>
        <w:pBdr>
          <w:bottom w:val="single" w:sz="6" w:space="1" w:color="auto"/>
        </w:pBdr>
        <w:autoSpaceDE w:val="0"/>
        <w:autoSpaceDN w:val="0"/>
        <w:adjustRightInd w:val="0"/>
        <w:spacing w:after="0" w:line="240" w:lineRule="auto"/>
        <w:rPr>
          <w:rStyle w:val="IntenseEmphasis"/>
          <w:i w:val="0"/>
          <w:color w:val="auto"/>
          <w:sz w:val="36"/>
        </w:rPr>
      </w:pPr>
      <w:r w:rsidRPr="001D7205">
        <w:rPr>
          <w:rStyle w:val="IntenseEmphasis"/>
          <w:i w:val="0"/>
          <w:color w:val="auto"/>
        </w:rPr>
        <w:t>The ER Diagram is above.</w:t>
      </w:r>
    </w:p>
    <w:p w:rsidR="001D7205" w:rsidRDefault="009741DF" w:rsidP="00284557">
      <w:pPr>
        <w:tabs>
          <w:tab w:val="left" w:pos="1544"/>
        </w:tabs>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rPr>
        <w:br/>
      </w:r>
    </w:p>
    <w:p w:rsidR="00D53350" w:rsidRPr="001D7205" w:rsidDel="00757FC8" w:rsidRDefault="00AC12C4" w:rsidP="001D7205">
      <w:pPr>
        <w:pBdr>
          <w:bottom w:val="single" w:sz="6" w:space="1" w:color="auto"/>
        </w:pBdr>
        <w:autoSpaceDE w:val="0"/>
        <w:autoSpaceDN w:val="0"/>
        <w:adjustRightInd w:val="0"/>
        <w:spacing w:after="0" w:line="240" w:lineRule="auto"/>
        <w:rPr>
          <w:del w:id="72" w:author="Osho Agyeya" w:date="2016-10-10T11:45:00Z"/>
          <w:iCs/>
          <w:sz w:val="36"/>
        </w:rPr>
      </w:pPr>
      <w:r>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del w:id="73" w:author="Osho Agyeya" w:date="2016-10-10T11:45:00Z">
        <w:r w:rsidR="00D53350" w:rsidRPr="00D53350"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SIGNUP:</w:delText>
        </w:r>
        <w:r w:rsidR="000D09F6"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 </w:delText>
        </w:r>
        <w:r w:rsidR="000D09F6" w:rsidDel="00757FC8">
          <w:delText>This feature enables new customers/admin to create their accounts.</w:delText>
        </w:r>
      </w:del>
    </w:p>
    <w:p w:rsidR="00266C56" w:rsidRPr="004F3CD9" w:rsidDel="00757FC8" w:rsidRDefault="00266C56" w:rsidP="004C508D">
      <w:pPr>
        <w:tabs>
          <w:tab w:val="left" w:pos="1544"/>
        </w:tabs>
        <w:rPr>
          <w:del w:id="74" w:author="Osho Agyeya" w:date="2016-10-10T11:45:00Z"/>
          <w:sz w:val="2"/>
        </w:rPr>
      </w:pPr>
    </w:p>
    <w:p w:rsidR="00D53350" w:rsidDel="00757FC8" w:rsidRDefault="00D53350" w:rsidP="00D53350">
      <w:pPr>
        <w:tabs>
          <w:tab w:val="left" w:pos="1544"/>
        </w:tabs>
        <w:rPr>
          <w:del w:id="75" w:author="Osho Agyeya" w:date="2016-10-10T11:45:00Z"/>
        </w:rPr>
      </w:pPr>
      <w:del w:id="76" w:author="Osho Agyeya" w:date="2016-10-10T11:45:00Z">
        <w:r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LOGIN</w:delText>
        </w:r>
        <w:r w:rsidRPr="00D53350"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w:delText>
        </w:r>
        <w:r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 </w:delText>
        </w:r>
        <w:r w:rsidDel="00757FC8">
          <w:delText>This feature enables existing customers/admin to enter into their accounts.</w:delText>
        </w:r>
      </w:del>
    </w:p>
    <w:p w:rsidR="00266C56" w:rsidRPr="004F3CD9" w:rsidDel="00757FC8" w:rsidRDefault="00266C56" w:rsidP="00D53350">
      <w:pPr>
        <w:tabs>
          <w:tab w:val="left" w:pos="1544"/>
        </w:tabs>
        <w:rPr>
          <w:del w:id="77" w:author="Osho Agyeya" w:date="2016-10-10T11:45:00Z"/>
          <w:sz w:val="2"/>
        </w:rPr>
      </w:pPr>
    </w:p>
    <w:p w:rsidR="00ED49B8" w:rsidDel="00757FC8" w:rsidRDefault="000B2B49" w:rsidP="00D53350">
      <w:pPr>
        <w:tabs>
          <w:tab w:val="left" w:pos="1544"/>
        </w:tabs>
        <w:rPr>
          <w:del w:id="78" w:author="Osho Agyeya" w:date="2016-10-10T11:45:00Z"/>
        </w:rPr>
      </w:pPr>
      <w:del w:id="79" w:author="Osho Agyeya" w:date="2016-10-10T11:45:00Z">
        <w:r w:rsidRPr="00952F7D"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RESTAURANT MENU:</w:delText>
        </w:r>
        <w:r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 </w:delText>
        </w:r>
        <w:r w:rsidDel="00757FC8">
          <w:delText>The entire restaurant food menu details have been displayed in the website along with dish type and their prices.</w:delText>
        </w:r>
      </w:del>
    </w:p>
    <w:p w:rsidR="00266C56" w:rsidDel="00757FC8" w:rsidRDefault="00266C56" w:rsidP="00D53350">
      <w:pPr>
        <w:tabs>
          <w:tab w:val="left" w:pos="1544"/>
        </w:tabs>
        <w:rPr>
          <w:del w:id="80" w:author="Osho Agyeya" w:date="2016-10-10T11:45:00Z"/>
        </w:rPr>
      </w:pPr>
    </w:p>
    <w:p w:rsidR="00ED49B8" w:rsidDel="00757FC8" w:rsidRDefault="00ED49B8" w:rsidP="00D53350">
      <w:pPr>
        <w:tabs>
          <w:tab w:val="left" w:pos="1544"/>
        </w:tabs>
        <w:rPr>
          <w:del w:id="81" w:author="Osho Agyeya" w:date="2016-10-10T11:45:00Z"/>
        </w:rPr>
      </w:pPr>
      <w:del w:id="82" w:author="Osho Agyeya" w:date="2016-10-10T11:45:00Z">
        <w:r w:rsidRPr="00ED49B8"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PLACE ORDER:</w:delText>
        </w:r>
        <w:r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 </w:delText>
        </w:r>
        <w:r w:rsidDel="00757FC8">
          <w:delText>The user is entitled to place his order according to his wishes along with the subsequent bill generation.</w:delText>
        </w:r>
      </w:del>
    </w:p>
    <w:p w:rsidR="00266C56" w:rsidRPr="004F3CD9" w:rsidDel="00757FC8" w:rsidRDefault="00266C56" w:rsidP="00D53350">
      <w:pPr>
        <w:tabs>
          <w:tab w:val="left" w:pos="1544"/>
        </w:tabs>
        <w:rPr>
          <w:del w:id="83" w:author="Osho Agyeya" w:date="2016-10-10T11:45:00Z"/>
          <w:sz w:val="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100A" w:rsidDel="00757FC8" w:rsidRDefault="00ED49B8" w:rsidP="0079100A">
      <w:pPr>
        <w:tabs>
          <w:tab w:val="left" w:pos="1544"/>
        </w:tabs>
        <w:rPr>
          <w:del w:id="84" w:author="Osho Agyeya" w:date="2016-10-10T11:45:00Z"/>
        </w:rPr>
      </w:pPr>
      <w:del w:id="85" w:author="Osho Agyeya" w:date="2016-10-10T11:45:00Z">
        <w:r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VIEW </w:delText>
        </w:r>
        <w:r w:rsidR="00985147"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DETAILS (</w:delText>
        </w:r>
        <w:r w:rsidR="006D047D"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ORDER)</w:delText>
        </w:r>
        <w:r w:rsidR="0079100A" w:rsidRPr="00D53350"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w:delText>
        </w:r>
        <w:r w:rsidR="0079100A"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 </w:delText>
        </w:r>
        <w:r w:rsidR="0079100A" w:rsidDel="00757FC8">
          <w:delText xml:space="preserve">This feature enables existing customers to </w:delText>
        </w:r>
        <w:r w:rsidR="006D047D" w:rsidDel="00757FC8">
          <w:delText>view all the orders</w:delText>
        </w:r>
        <w:r w:rsidR="0079100A" w:rsidDel="00757FC8">
          <w:delText xml:space="preserve"> </w:delText>
        </w:r>
        <w:r w:rsidR="006D047D" w:rsidDel="00757FC8">
          <w:delText>that had been submitted by them.</w:delText>
        </w:r>
      </w:del>
    </w:p>
    <w:p w:rsidR="00266C56" w:rsidRPr="004F3CD9" w:rsidDel="00757FC8" w:rsidRDefault="00266C56" w:rsidP="0079100A">
      <w:pPr>
        <w:tabs>
          <w:tab w:val="left" w:pos="1544"/>
        </w:tabs>
        <w:rPr>
          <w:del w:id="86" w:author="Osho Agyeya" w:date="2016-10-10T11:45:00Z"/>
          <w:sz w:val="2"/>
        </w:rPr>
      </w:pPr>
    </w:p>
    <w:p w:rsidR="00130974" w:rsidDel="00757FC8" w:rsidRDefault="00130974" w:rsidP="004C508D">
      <w:pPr>
        <w:tabs>
          <w:tab w:val="left" w:pos="1544"/>
        </w:tabs>
        <w:rPr>
          <w:del w:id="87" w:author="Osho Agyeya" w:date="2016-10-10T11:45:00Z"/>
        </w:rPr>
      </w:pPr>
      <w:del w:id="88" w:author="Osho Agyeya" w:date="2016-10-10T11:45:00Z">
        <w:r w:rsidRPr="00130974"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ORDER </w:delText>
        </w:r>
        <w:r w:rsidR="00B61E55"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VIEW/</w:delText>
        </w:r>
        <w:r w:rsidRPr="00130974"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APPROVAL:</w:delText>
        </w:r>
        <w:r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 </w:delText>
        </w:r>
        <w:r w:rsidDel="00757FC8">
          <w:delText>The admin is allowed to view the orders and approve them according to whether he has the time and necessary resources in order to prepare that order not.</w:delText>
        </w:r>
      </w:del>
    </w:p>
    <w:p w:rsidR="00266C56" w:rsidRPr="004F3CD9" w:rsidDel="00757FC8" w:rsidRDefault="00266C56" w:rsidP="004C508D">
      <w:pPr>
        <w:tabs>
          <w:tab w:val="left" w:pos="1544"/>
        </w:tabs>
        <w:rPr>
          <w:del w:id="89" w:author="Osho Agyeya" w:date="2016-10-10T11:45:00Z"/>
          <w:sz w:val="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B2B49" w:rsidDel="00757FC8" w:rsidRDefault="000B2B49" w:rsidP="004C508D">
      <w:pPr>
        <w:tabs>
          <w:tab w:val="left" w:pos="1544"/>
        </w:tabs>
        <w:rPr>
          <w:del w:id="90" w:author="Osho Agyeya" w:date="2016-10-10T11:45:00Z"/>
        </w:rPr>
      </w:pPr>
      <w:del w:id="91" w:author="Osho Agyeya" w:date="2016-10-10T11:45:00Z">
        <w:r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DELIVERY</w:delText>
        </w:r>
        <w:r w:rsidRPr="000B2B49"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 OPTIONS:</w:delText>
        </w:r>
        <w:r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 </w:delText>
        </w:r>
        <w:r w:rsidDel="00757FC8">
          <w:delText>The customer has been given the option of choosing to whether he wants to dine at the restaurant itself, take the packed meal from the restaurant as a pickup or get the packed meal delivered to his home.</w:delText>
        </w:r>
      </w:del>
    </w:p>
    <w:p w:rsidR="00266C56" w:rsidRPr="004F3CD9" w:rsidDel="00757FC8" w:rsidRDefault="00266C56" w:rsidP="004C508D">
      <w:pPr>
        <w:tabs>
          <w:tab w:val="left" w:pos="1544"/>
        </w:tabs>
        <w:rPr>
          <w:del w:id="92" w:author="Osho Agyeya" w:date="2016-10-10T11:45:00Z"/>
          <w:sz w:val="2"/>
        </w:rPr>
      </w:pPr>
    </w:p>
    <w:p w:rsidR="00266C56" w:rsidDel="00757FC8" w:rsidRDefault="00266C56" w:rsidP="004C508D">
      <w:pPr>
        <w:tabs>
          <w:tab w:val="left" w:pos="1544"/>
        </w:tabs>
        <w:rPr>
          <w:del w:id="93" w:author="Osho Agyeya" w:date="2016-10-10T11:45:00Z"/>
        </w:rPr>
      </w:pPr>
      <w:del w:id="94" w:author="Osho Agyeya" w:date="2016-10-10T11:45:00Z">
        <w:r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EDIT DETAILS </w:delText>
        </w:r>
        <w:r w:rsidRPr="00D53350"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w:delText>
        </w:r>
        <w:r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 </w:delText>
        </w:r>
        <w:r w:rsidDel="00757FC8">
          <w:delText>This feature enables existing customers to edit all the details that they had provided at the time of sign up.</w:delText>
        </w:r>
      </w:del>
    </w:p>
    <w:p w:rsidR="00FD6D12" w:rsidDel="00757FC8" w:rsidRDefault="00FD6D12" w:rsidP="004C508D">
      <w:pPr>
        <w:pBdr>
          <w:bottom w:val="single" w:sz="6" w:space="1" w:color="auto"/>
        </w:pBdr>
        <w:tabs>
          <w:tab w:val="left" w:pos="1544"/>
        </w:tabs>
        <w:rPr>
          <w:del w:id="95" w:author="Osho Agyeya" w:date="2016-10-10T11:45:00Z"/>
        </w:rPr>
      </w:pPr>
    </w:p>
    <w:p w:rsidR="00FB2F7B" w:rsidRPr="00FB2F7B" w:rsidDel="00757FC8" w:rsidRDefault="00FB2F7B" w:rsidP="004F3CD9">
      <w:pPr>
        <w:pBdr>
          <w:bottom w:val="single" w:sz="6" w:space="6" w:color="auto"/>
        </w:pBdr>
        <w:tabs>
          <w:tab w:val="left" w:pos="1544"/>
        </w:tabs>
        <w:rPr>
          <w:del w:id="96" w:author="Osho Agyeya" w:date="2016-10-10T11:45:00Z"/>
          <w:sz w:val="2"/>
        </w:rPr>
      </w:pPr>
    </w:p>
    <w:p w:rsidR="00C33202" w:rsidDel="00616C7B" w:rsidRDefault="00E86DC0" w:rsidP="004F3CD9">
      <w:pPr>
        <w:pBdr>
          <w:bottom w:val="single" w:sz="6" w:space="6" w:color="auto"/>
        </w:pBdr>
        <w:tabs>
          <w:tab w:val="left" w:pos="1544"/>
        </w:tabs>
        <w:rPr>
          <w:del w:id="97" w:author="Osho Agyeya" w:date="2016-10-10T11:37:00Z"/>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del w:id="98" w:author="Osho Agyeya" w:date="2016-10-10T11:37:00Z">
        <w:r w:rsidRPr="00E86DC0" w:rsidDel="00616C7B">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SUMMARY OF DISPLAY AND REPORT FORMATS:</w:delText>
        </w:r>
      </w:del>
    </w:p>
    <w:p w:rsidR="00C33202" w:rsidDel="00757FC8" w:rsidRDefault="00C33202" w:rsidP="004F3CD9">
      <w:pPr>
        <w:pBdr>
          <w:bottom w:val="single" w:sz="6" w:space="6" w:color="auto"/>
        </w:pBdr>
        <w:tabs>
          <w:tab w:val="left" w:pos="1544"/>
        </w:tabs>
        <w:rPr>
          <w:del w:id="99" w:author="Osho Agyeya" w:date="2016-10-10T11:45:00Z"/>
        </w:rPr>
      </w:pPr>
      <w:del w:id="100" w:author="Osho Agyeya" w:date="2016-10-10T11:45:00Z">
        <w:r w:rsidDel="00757FC8">
          <w:delText xml:space="preserve">The </w:delText>
        </w:r>
        <w:r w:rsidR="004F3CD9" w:rsidDel="00757FC8">
          <w:delText>format of the manual is in accordance with the conventional manual format used by major agencies. It can be described as follows:</w:delText>
        </w:r>
      </w:del>
    </w:p>
    <w:p w:rsidR="004F3CD9" w:rsidRPr="00FB2F7B" w:rsidDel="00757FC8" w:rsidRDefault="004F3CD9" w:rsidP="004F3CD9">
      <w:pPr>
        <w:pBdr>
          <w:bottom w:val="single" w:sz="6" w:space="6" w:color="auto"/>
        </w:pBdr>
        <w:tabs>
          <w:tab w:val="left" w:pos="1544"/>
        </w:tabs>
        <w:rPr>
          <w:del w:id="101" w:author="Osho Agyeya" w:date="2016-10-10T11:45:00Z"/>
        </w:rPr>
      </w:pPr>
      <w:del w:id="102" w:author="Osho Agyeya" w:date="2016-10-10T11:45:00Z">
        <w:r w:rsidDel="00757FC8">
          <w:delText>Text written in this</w:delText>
        </w:r>
        <w:r w:rsidRPr="004F3CD9" w:rsidDel="00757FC8">
          <w:rPr>
            <w:color w:val="8496B0" w:themeColor="text2" w:themeTint="99"/>
          </w:rPr>
          <w:delText xml:space="preserve"> </w:delText>
        </w:r>
        <w:r w:rsidRPr="004F3CD9" w:rsidDel="00757FC8">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font</w:delText>
        </w:r>
        <w:r w:rsidRPr="004F3CD9" w:rsidDel="00757FC8">
          <w:rPr>
            <w:color w:val="8496B0" w:themeColor="text2" w:themeTint="99"/>
          </w:rPr>
          <w:delText xml:space="preserve"> </w:delText>
        </w:r>
        <w:r w:rsidDel="00757FC8">
          <w:delText xml:space="preserve">style is indicative of the </w:delText>
        </w:r>
        <w:r w:rsidRPr="004F3CD9" w:rsidDel="00757FC8">
          <w:rPr>
            <w:u w:val="single"/>
          </w:rPr>
          <w:delText>main headings</w:delText>
        </w:r>
        <w:r w:rsidDel="00757FC8">
          <w:delText xml:space="preserve"> tha</w:delText>
        </w:r>
        <w:r w:rsidR="00FB2F7B" w:rsidDel="00757FC8">
          <w:delText>t have been used in the manual.</w:delText>
        </w:r>
      </w:del>
    </w:p>
    <w:p w:rsidR="004F3CD9" w:rsidRPr="00FB2F7B" w:rsidDel="00757FC8" w:rsidRDefault="004F3CD9" w:rsidP="004F3CD9">
      <w:pPr>
        <w:pBdr>
          <w:bottom w:val="single" w:sz="6" w:space="6" w:color="auto"/>
        </w:pBdr>
        <w:tabs>
          <w:tab w:val="left" w:pos="1544"/>
        </w:tabs>
        <w:rPr>
          <w:del w:id="103" w:author="Osho Agyeya" w:date="2016-10-10T11:45:00Z"/>
        </w:rPr>
      </w:pPr>
      <w:del w:id="104" w:author="Osho Agyeya" w:date="2016-10-10T11:45:00Z">
        <w:r w:rsidDel="00757FC8">
          <w:delText xml:space="preserve">Text written in this </w:delText>
        </w:r>
        <w:r w:rsidRPr="004F3CD9" w:rsidDel="00757FC8">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font</w:delText>
        </w:r>
        <w:r w:rsidDel="00757FC8">
          <w:delText xml:space="preserve"> style is indicative of the </w:delText>
        </w:r>
        <w:r w:rsidRPr="004F3CD9" w:rsidDel="00757FC8">
          <w:rPr>
            <w:u w:val="single"/>
          </w:rPr>
          <w:delText>sub headings</w:delText>
        </w:r>
        <w:r w:rsidDel="00757FC8">
          <w:delText xml:space="preserve"> that have been used inside the main headings</w:delText>
        </w:r>
        <w:r w:rsidR="00FB2F7B" w:rsidDel="00757FC8">
          <w:delText xml:space="preserve"> the manual.</w:delText>
        </w:r>
      </w:del>
    </w:p>
    <w:p w:rsidR="004F3CD9" w:rsidDel="00757FC8" w:rsidRDefault="004F3CD9" w:rsidP="004F3CD9">
      <w:pPr>
        <w:pBdr>
          <w:bottom w:val="single" w:sz="6" w:space="6" w:color="auto"/>
        </w:pBdr>
        <w:tabs>
          <w:tab w:val="left" w:pos="1544"/>
        </w:tabs>
        <w:rPr>
          <w:del w:id="105" w:author="Osho Agyeya" w:date="2016-10-10T11:45:00Z"/>
        </w:rPr>
      </w:pPr>
      <w:del w:id="106" w:author="Osho Agyeya" w:date="2016-10-10T11:45:00Z">
        <w:r w:rsidDel="00757FC8">
          <w:delText xml:space="preserve">Text written in this </w:delText>
        </w:r>
        <w:r w:rsidRPr="004F3CD9" w:rsidDel="00757FC8">
          <w:rPr>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font</w:delText>
        </w:r>
        <w:r w:rsidDel="00757FC8">
          <w:delText xml:space="preserve"> style is indicative of the </w:delText>
        </w:r>
        <w:r w:rsidRPr="004F3CD9" w:rsidDel="00757FC8">
          <w:rPr>
            <w:u w:val="single"/>
          </w:rPr>
          <w:delText>various points</w:delText>
        </w:r>
        <w:r w:rsidDel="00757FC8">
          <w:delText xml:space="preserve"> that have been listed inside the sub headings the manual.</w:delText>
        </w:r>
      </w:del>
    </w:p>
    <w:p w:rsidR="004F3CD9" w:rsidDel="00757FC8" w:rsidRDefault="004F3CD9" w:rsidP="004F3CD9">
      <w:pPr>
        <w:pBdr>
          <w:bottom w:val="single" w:sz="6" w:space="6" w:color="auto"/>
        </w:pBdr>
        <w:tabs>
          <w:tab w:val="left" w:pos="1544"/>
        </w:tabs>
        <w:rPr>
          <w:del w:id="107" w:author="Osho Agyeya" w:date="2016-10-10T11:45:00Z"/>
        </w:rPr>
      </w:pPr>
      <w:del w:id="108" w:author="Osho Agyeya" w:date="2016-10-10T11:45:00Z">
        <w:r w:rsidDel="00757FC8">
          <w:delText>A single page break has been provided after every sub heading and its description is complete.</w:delText>
        </w:r>
      </w:del>
    </w:p>
    <w:p w:rsidR="00DF7EB3" w:rsidDel="00757FC8" w:rsidRDefault="004F3CD9" w:rsidP="00FB2F7B">
      <w:pPr>
        <w:pBdr>
          <w:bottom w:val="single" w:sz="6" w:space="6" w:color="auto"/>
        </w:pBdr>
        <w:tabs>
          <w:tab w:val="left" w:pos="1544"/>
        </w:tabs>
        <w:rPr>
          <w:del w:id="109" w:author="Osho Agyeya" w:date="2016-10-10T11:45:00Z"/>
        </w:rPr>
      </w:pPr>
      <w:del w:id="110" w:author="Osho Agyeya" w:date="2016-10-10T11:45:00Z">
        <w:r w:rsidDel="00757FC8">
          <w:delText>A double page break has been provided after every main heading and its description is</w:delText>
        </w:r>
        <w:r w:rsidR="00FB2F7B" w:rsidDel="00757FC8">
          <w:delText xml:space="preserve"> complete.</w:delText>
        </w:r>
      </w:del>
    </w:p>
    <w:p w:rsidR="00FB2F7B" w:rsidDel="00757FC8" w:rsidRDefault="00FB2F7B" w:rsidP="00FB2F7B">
      <w:pPr>
        <w:pBdr>
          <w:bottom w:val="single" w:sz="6" w:space="6" w:color="auto"/>
        </w:pBdr>
        <w:tabs>
          <w:tab w:val="left" w:pos="1544"/>
        </w:tabs>
        <w:rPr>
          <w:del w:id="111" w:author="Osho Agyeya" w:date="2016-10-10T11:45:00Z"/>
        </w:rPr>
      </w:pPr>
      <w:del w:id="112" w:author="Osho Agyeya" w:date="2016-10-10T11:45:00Z">
        <w:r w:rsidDel="00757FC8">
          <w:delText xml:space="preserve">Text written in </w:delText>
        </w:r>
        <w:r w:rsidRPr="00FB2F7B" w:rsidDel="00757FC8">
          <w:rPr>
            <w:b/>
          </w:rPr>
          <w:delText>bold</w:delText>
        </w:r>
        <w:r w:rsidDel="00757FC8">
          <w:rPr>
            <w:b/>
          </w:rPr>
          <w:delText xml:space="preserve"> </w:delText>
        </w:r>
        <w:r w:rsidDel="00757FC8">
          <w:delText>has been used for major emphasis as well as occasional headings.</w:delText>
        </w:r>
      </w:del>
    </w:p>
    <w:p w:rsidR="00C424CD" w:rsidRPr="00C424CD" w:rsidDel="00757FC8" w:rsidRDefault="00FB2F7B" w:rsidP="00C424CD">
      <w:pPr>
        <w:pBdr>
          <w:bottom w:val="single" w:sz="6" w:space="6" w:color="auto"/>
        </w:pBdr>
        <w:tabs>
          <w:tab w:val="left" w:pos="1544"/>
        </w:tabs>
        <w:rPr>
          <w:del w:id="113" w:author="Osho Agyeya" w:date="2016-10-10T11:45:00Z"/>
        </w:rPr>
      </w:pPr>
      <w:del w:id="114" w:author="Osho Agyeya" w:date="2016-10-10T11:45:00Z">
        <w:r w:rsidDel="00757FC8">
          <w:delText>Text which has been</w:delText>
        </w:r>
        <w:r w:rsidDel="00757FC8">
          <w:rPr>
            <w:b/>
          </w:rPr>
          <w:delText xml:space="preserve"> </w:delText>
        </w:r>
        <w:r w:rsidRPr="00FB2F7B" w:rsidDel="00757FC8">
          <w:rPr>
            <w:u w:val="single"/>
          </w:rPr>
          <w:delText>underlined</w:delText>
        </w:r>
        <w:r w:rsidDel="00757FC8">
          <w:rPr>
            <w:u w:val="single"/>
          </w:rPr>
          <w:delText xml:space="preserve"> </w:delText>
        </w:r>
        <w:r w:rsidRPr="00FB2F7B" w:rsidDel="00757FC8">
          <w:rPr>
            <w:u w:val="single"/>
          </w:rPr>
          <w:delText xml:space="preserve"> </w:delText>
        </w:r>
        <w:r w:rsidDel="00757FC8">
          <w:rPr>
            <w:u w:val="single"/>
          </w:rPr>
          <w:delText xml:space="preserve"> </w:delText>
        </w:r>
        <w:r w:rsidDel="00757FC8">
          <w:delText>has been used for mentioning key points.</w:delText>
        </w:r>
      </w:del>
    </w:p>
    <w:p w:rsidR="00C424CD" w:rsidDel="004D5B91" w:rsidRDefault="00C424CD" w:rsidP="00284557">
      <w:pPr>
        <w:tabs>
          <w:tab w:val="left" w:pos="1544"/>
        </w:tabs>
        <w:rPr>
          <w:del w:id="115" w:author="Osho Agyeya" w:date="2016-10-10T11:39:00Z"/>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4557" w:rsidDel="004D5B91" w:rsidRDefault="00284557" w:rsidP="00284557">
      <w:pPr>
        <w:tabs>
          <w:tab w:val="left" w:pos="1544"/>
        </w:tabs>
        <w:rPr>
          <w:del w:id="116" w:author="Osho Agyeya" w:date="2016-10-10T11:38:00Z"/>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del w:id="117" w:author="Osho Agyeya" w:date="2016-10-10T11:38:00Z">
        <w:r w:rsidDel="004D5B91">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OUTLINE OF THE MANUAL</w:delText>
        </w:r>
        <w:r w:rsidRPr="00E86DC0" w:rsidDel="004D5B91">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w:delText>
        </w:r>
      </w:del>
    </w:p>
    <w:p w:rsidR="009455E4" w:rsidDel="004D5B91" w:rsidRDefault="009455E4" w:rsidP="00284557">
      <w:pPr>
        <w:tabs>
          <w:tab w:val="left" w:pos="1544"/>
        </w:tabs>
        <w:rPr>
          <w:del w:id="118" w:author="Osho Agyeya" w:date="2016-10-10T11:38:00Z"/>
        </w:rPr>
      </w:pPr>
      <w:del w:id="119" w:author="Osho Agyeya" w:date="2016-10-10T11:38:00Z">
        <w:r w:rsidDel="004D5B91">
          <w:delText xml:space="preserve">The outline of the manual serves the purpose of explaining in simple terminology the entire manual in </w:delText>
        </w:r>
        <w:r w:rsidR="00B45371" w:rsidDel="004D5B91">
          <w:delText xml:space="preserve">brief. </w:delText>
        </w:r>
        <w:r w:rsidDel="004D5B91">
          <w:delText>It is equivalent to just touching the points listed in the manual.</w:delText>
        </w:r>
      </w:del>
    </w:p>
    <w:p w:rsidR="009455E4" w:rsidDel="004D5B91" w:rsidRDefault="009455E4" w:rsidP="00284557">
      <w:pPr>
        <w:tabs>
          <w:tab w:val="left" w:pos="1544"/>
        </w:tabs>
        <w:rPr>
          <w:del w:id="120" w:author="Osho Agyeya" w:date="2016-10-10T11:38:00Z"/>
        </w:rPr>
      </w:pPr>
    </w:p>
    <w:p w:rsidR="009455E4" w:rsidDel="004D5B91" w:rsidRDefault="009455E4" w:rsidP="009455E4">
      <w:pPr>
        <w:pStyle w:val="ListParagraph"/>
        <w:numPr>
          <w:ilvl w:val="0"/>
          <w:numId w:val="6"/>
        </w:numPr>
        <w:tabs>
          <w:tab w:val="left" w:pos="1544"/>
        </w:tabs>
        <w:rPr>
          <w:del w:id="121" w:author="Osho Agyeya" w:date="2016-10-10T11:38:00Z"/>
        </w:rPr>
      </w:pPr>
      <w:del w:id="122" w:author="Osho Agyeya" w:date="2016-10-10T11:38:00Z">
        <w:r w:rsidDel="004D5B91">
          <w:delText>Introduction</w:delText>
        </w:r>
      </w:del>
    </w:p>
    <w:p w:rsidR="009455E4" w:rsidDel="004D5B91" w:rsidRDefault="00AC1AB3" w:rsidP="00AC1AB3">
      <w:pPr>
        <w:pStyle w:val="ListParagraph"/>
        <w:numPr>
          <w:ilvl w:val="0"/>
          <w:numId w:val="7"/>
        </w:numPr>
        <w:tabs>
          <w:tab w:val="left" w:pos="1544"/>
        </w:tabs>
        <w:rPr>
          <w:del w:id="123" w:author="Osho Agyeya" w:date="2016-10-10T11:38:00Z"/>
        </w:rPr>
      </w:pPr>
      <w:del w:id="124" w:author="Osho Agyeya" w:date="2016-10-10T11:38:00Z">
        <w:r w:rsidDel="004D5B91">
          <w:delText xml:space="preserve">Product rationale and overview: This section focuses on the basic purpose of the software product. A brief idea about the need of product, its basic functionalities and its advantages is mentioned. This is intended to give a general overview of the product aimed at </w:delText>
        </w:r>
        <w:r w:rsidR="008813EA" w:rsidDel="004D5B91">
          <w:delText>acquainting the</w:delText>
        </w:r>
        <w:r w:rsidDel="004D5B91">
          <w:delText xml:space="preserve"> user with the software product.</w:delText>
        </w:r>
      </w:del>
    </w:p>
    <w:p w:rsidR="007E42D8" w:rsidDel="004D5B91" w:rsidRDefault="00B45371" w:rsidP="00AC1AB3">
      <w:pPr>
        <w:pStyle w:val="ListParagraph"/>
        <w:numPr>
          <w:ilvl w:val="0"/>
          <w:numId w:val="7"/>
        </w:numPr>
        <w:tabs>
          <w:tab w:val="left" w:pos="1544"/>
        </w:tabs>
        <w:rPr>
          <w:del w:id="125" w:author="Osho Agyeya" w:date="2016-10-10T11:38:00Z"/>
        </w:rPr>
      </w:pPr>
      <w:del w:id="126" w:author="Osho Agyeya" w:date="2016-10-10T11:38:00Z">
        <w:r w:rsidDel="004D5B91">
          <w:delText>Terminology: This section is dedicated to mentioning all the possible terms that might be used in this manual . The official definition of the terms has been mentioned which can be used as a reference hereafter.</w:delText>
        </w:r>
      </w:del>
    </w:p>
    <w:p w:rsidR="00254F1B" w:rsidDel="004D5B91" w:rsidRDefault="00254F1B" w:rsidP="00AC1AB3">
      <w:pPr>
        <w:pStyle w:val="ListParagraph"/>
        <w:numPr>
          <w:ilvl w:val="0"/>
          <w:numId w:val="7"/>
        </w:numPr>
        <w:tabs>
          <w:tab w:val="left" w:pos="1544"/>
        </w:tabs>
        <w:rPr>
          <w:del w:id="127" w:author="Osho Agyeya" w:date="2016-10-10T11:38:00Z"/>
        </w:rPr>
      </w:pPr>
      <w:del w:id="128" w:author="Osho Agyeya" w:date="2016-10-10T11:38:00Z">
        <w:r w:rsidDel="004D5B91">
          <w:delText>Basic features: This section describes the basic functionalities which the application provides for execution.</w:delText>
        </w:r>
      </w:del>
    </w:p>
    <w:p w:rsidR="00390724" w:rsidDel="004D5B91" w:rsidRDefault="00D12560" w:rsidP="00390724">
      <w:pPr>
        <w:pStyle w:val="ListParagraph"/>
        <w:numPr>
          <w:ilvl w:val="0"/>
          <w:numId w:val="7"/>
        </w:numPr>
        <w:tabs>
          <w:tab w:val="left" w:pos="1544"/>
        </w:tabs>
        <w:rPr>
          <w:del w:id="129" w:author="Osho Agyeya" w:date="2016-10-10T11:38:00Z"/>
        </w:rPr>
      </w:pPr>
      <w:del w:id="130" w:author="Osho Agyeya" w:date="2016-10-10T11:38:00Z">
        <w:r w:rsidDel="004D5B91">
          <w:delText>Summary of display and report formats: The</w:delText>
        </w:r>
        <w:r w:rsidR="00390724" w:rsidDel="004D5B91">
          <w:delText xml:space="preserve"> summary of display and report format is aimed at briefing the reader about the format in which the manual has been written. It includes the order that is followed during the entire </w:delText>
        </w:r>
      </w:del>
    </w:p>
    <w:p w:rsidR="00DE7B04" w:rsidDel="004D5B91" w:rsidRDefault="00390724" w:rsidP="00DE7B04">
      <w:pPr>
        <w:pStyle w:val="ListParagraph"/>
        <w:numPr>
          <w:ilvl w:val="0"/>
          <w:numId w:val="7"/>
        </w:numPr>
        <w:tabs>
          <w:tab w:val="left" w:pos="1544"/>
        </w:tabs>
        <w:rPr>
          <w:del w:id="131" w:author="Osho Agyeya" w:date="2016-10-10T11:38:00Z"/>
        </w:rPr>
      </w:pPr>
      <w:del w:id="132" w:author="Osho Agyeya" w:date="2016-10-10T11:38:00Z">
        <w:r w:rsidDel="004D5B91">
          <w:delText xml:space="preserve">Outline of the manual: </w:delText>
        </w:r>
        <w:r w:rsidR="00DE7B04" w:rsidDel="004D5B91">
          <w:delText>This section</w:delText>
        </w:r>
        <w:r w:rsidDel="004D5B91">
          <w:delText xml:space="preserve"> brushes up with all the topics that have been </w:delText>
        </w:r>
        <w:r w:rsidR="00FB1ADB" w:rsidDel="004D5B91">
          <w:delText>covered while</w:delText>
        </w:r>
        <w:r w:rsidDel="004D5B91">
          <w:delText xml:space="preserve"> writing the manual . It is just a simple coverage of all the headings that have been covered in this manual. </w:delText>
        </w:r>
      </w:del>
    </w:p>
    <w:p w:rsidR="00DE7B04" w:rsidDel="004D5B91" w:rsidRDefault="00DE7B04" w:rsidP="00DE7B04">
      <w:pPr>
        <w:pStyle w:val="ListParagraph"/>
        <w:numPr>
          <w:ilvl w:val="0"/>
          <w:numId w:val="6"/>
        </w:numPr>
        <w:tabs>
          <w:tab w:val="left" w:pos="1544"/>
        </w:tabs>
        <w:rPr>
          <w:del w:id="133" w:author="Osho Agyeya" w:date="2016-10-10T11:38:00Z"/>
        </w:rPr>
      </w:pPr>
      <w:del w:id="134" w:author="Osho Agyeya" w:date="2016-10-10T11:38:00Z">
        <w:r w:rsidDel="004D5B91">
          <w:delText>Getting started</w:delText>
        </w:r>
      </w:del>
    </w:p>
    <w:p w:rsidR="00DE7B04" w:rsidDel="004D5B91" w:rsidRDefault="00DE7B04" w:rsidP="00DE7B04">
      <w:pPr>
        <w:pStyle w:val="ListParagraph"/>
        <w:numPr>
          <w:ilvl w:val="0"/>
          <w:numId w:val="8"/>
        </w:numPr>
        <w:tabs>
          <w:tab w:val="left" w:pos="1544"/>
        </w:tabs>
        <w:rPr>
          <w:del w:id="135" w:author="Osho Agyeya" w:date="2016-10-10T11:38:00Z"/>
        </w:rPr>
      </w:pPr>
      <w:del w:id="136" w:author="Osho Agyeya" w:date="2016-10-10T11:38:00Z">
        <w:r w:rsidDel="004D5B91">
          <w:delText>Sign on:</w:delText>
        </w:r>
        <w:r w:rsidRPr="00DE7B04" w:rsidDel="004D5B91">
          <w:delText xml:space="preserve"> Single sign-on (SSO) is a session and user authentication service that permits a user to use one set of login credentials (e.g., name and password) to access multiple applications. The service authenticates the end user for all the applications the user has been given rights to and eliminates further prompts when the user switches applications during the same session. On the back end, SSO is helpful for logging user activities as well as monitoring user accounts</w:delText>
        </w:r>
        <w:r w:rsidDel="004D5B91">
          <w:delText>.</w:delText>
        </w:r>
      </w:del>
    </w:p>
    <w:p w:rsidR="00A73DD9" w:rsidDel="004D5B91" w:rsidRDefault="00DE7B04" w:rsidP="00DE7B04">
      <w:pPr>
        <w:pStyle w:val="ListParagraph"/>
        <w:numPr>
          <w:ilvl w:val="0"/>
          <w:numId w:val="8"/>
        </w:numPr>
        <w:tabs>
          <w:tab w:val="left" w:pos="1544"/>
        </w:tabs>
        <w:rPr>
          <w:del w:id="137" w:author="Osho Agyeya" w:date="2016-10-10T11:38:00Z"/>
        </w:rPr>
      </w:pPr>
      <w:del w:id="138" w:author="Osho Agyeya" w:date="2016-10-10T11:38:00Z">
        <w:r w:rsidDel="004D5B91">
          <w:delText>Help mode: The help mode is needed when the</w:delText>
        </w:r>
        <w:r w:rsidR="004B2B1C" w:rsidDel="004D5B91">
          <w:delText xml:space="preserve"> user has doubts regarding the options that are available for implementation. This can be helpful when the user wants to dynamically learn from the help section.</w:delText>
        </w:r>
      </w:del>
    </w:p>
    <w:p w:rsidR="00DE7B04" w:rsidDel="004D5B91" w:rsidRDefault="00A73DD9" w:rsidP="00DE7B04">
      <w:pPr>
        <w:pStyle w:val="ListParagraph"/>
        <w:numPr>
          <w:ilvl w:val="0"/>
          <w:numId w:val="8"/>
        </w:numPr>
        <w:tabs>
          <w:tab w:val="left" w:pos="1544"/>
        </w:tabs>
        <w:rPr>
          <w:del w:id="139" w:author="Osho Agyeya" w:date="2016-10-10T11:38:00Z"/>
        </w:rPr>
      </w:pPr>
      <w:del w:id="140" w:author="Osho Agyeya" w:date="2016-10-10T11:38:00Z">
        <w:r w:rsidDel="004D5B91">
          <w:delText xml:space="preserve">Sample run: </w:delText>
        </w:r>
        <w:r w:rsidR="00E130D4" w:rsidDel="004D5B91">
          <w:delText>This section</w:delText>
        </w:r>
        <w:r w:rsidR="004A5911" w:rsidDel="004D5B91">
          <w:delText xml:space="preserve"> contains screenshots of the software implementation. This helps the user to ch</w:delText>
        </w:r>
        <w:r w:rsidR="00DC74DD" w:rsidDel="004D5B91">
          <w:delText>eck his implementation view wi</w:delText>
        </w:r>
        <w:r w:rsidR="004A5911" w:rsidDel="004D5B91">
          <w:delText>th the actual implementation</w:delText>
        </w:r>
      </w:del>
    </w:p>
    <w:p w:rsidR="00C47F0E" w:rsidDel="004D5B91" w:rsidRDefault="00C47F0E" w:rsidP="00C47F0E">
      <w:pPr>
        <w:pStyle w:val="ListParagraph"/>
        <w:numPr>
          <w:ilvl w:val="0"/>
          <w:numId w:val="6"/>
        </w:numPr>
        <w:tabs>
          <w:tab w:val="left" w:pos="1544"/>
        </w:tabs>
        <w:rPr>
          <w:del w:id="141" w:author="Osho Agyeya" w:date="2016-10-10T11:38:00Z"/>
        </w:rPr>
      </w:pPr>
      <w:del w:id="142" w:author="Osho Agyeya" w:date="2016-10-10T11:38:00Z">
        <w:r w:rsidDel="004D5B91">
          <w:delText>Modes of operation</w:delText>
        </w:r>
      </w:del>
    </w:p>
    <w:p w:rsidR="00C47F0E" w:rsidDel="004D5B91" w:rsidRDefault="00C47F0E" w:rsidP="00C47F0E">
      <w:pPr>
        <w:pStyle w:val="ListParagraph"/>
        <w:numPr>
          <w:ilvl w:val="0"/>
          <w:numId w:val="9"/>
        </w:numPr>
        <w:tabs>
          <w:tab w:val="left" w:pos="1544"/>
        </w:tabs>
        <w:rPr>
          <w:del w:id="143" w:author="Osho Agyeya" w:date="2016-10-10T11:38:00Z"/>
        </w:rPr>
      </w:pPr>
      <w:del w:id="144" w:author="Osho Agyeya" w:date="2016-10-10T11:38:00Z">
        <w:r w:rsidDel="004D5B91">
          <w:delText>Commands/displays/options</w:delText>
        </w:r>
      </w:del>
    </w:p>
    <w:p w:rsidR="00C47F0E" w:rsidDel="004D5B91" w:rsidRDefault="00C47F0E" w:rsidP="00C47F0E">
      <w:pPr>
        <w:pStyle w:val="ListParagraph"/>
        <w:numPr>
          <w:ilvl w:val="0"/>
          <w:numId w:val="6"/>
        </w:numPr>
        <w:tabs>
          <w:tab w:val="left" w:pos="1544"/>
        </w:tabs>
        <w:rPr>
          <w:del w:id="145" w:author="Osho Agyeya" w:date="2016-10-10T11:38:00Z"/>
        </w:rPr>
      </w:pPr>
      <w:del w:id="146" w:author="Osho Agyeya" w:date="2016-10-10T11:38:00Z">
        <w:r w:rsidDel="004D5B91">
          <w:delText>Advanced features</w:delText>
        </w:r>
      </w:del>
    </w:p>
    <w:p w:rsidR="00E41DD2" w:rsidDel="004D5B91" w:rsidRDefault="00C47F0E" w:rsidP="00E41DD2">
      <w:pPr>
        <w:pStyle w:val="ListParagraph"/>
        <w:numPr>
          <w:ilvl w:val="0"/>
          <w:numId w:val="6"/>
        </w:numPr>
        <w:pBdr>
          <w:bottom w:val="single" w:sz="6" w:space="1" w:color="auto"/>
        </w:pBdr>
        <w:tabs>
          <w:tab w:val="left" w:pos="1544"/>
        </w:tabs>
        <w:rPr>
          <w:del w:id="147" w:author="Osho Agyeya" w:date="2016-10-10T11:38:00Z"/>
        </w:rPr>
      </w:pPr>
      <w:del w:id="148" w:author="Osho Agyeya" w:date="2016-10-10T11:38:00Z">
        <w:r w:rsidDel="004D5B91">
          <w:delText>Command syntax and system options</w:delText>
        </w:r>
        <w:r w:rsidR="00300062" w:rsidDel="004D5B91">
          <w:br/>
        </w:r>
        <w:r w:rsidR="00E41DD2" w:rsidDel="004D5B91">
          <w:br/>
        </w:r>
        <w:r w:rsidR="00E41DD2" w:rsidDel="004D5B91">
          <w:br/>
        </w:r>
        <w:r w:rsidR="00E41DD2" w:rsidDel="004D5B91">
          <w:br/>
        </w:r>
        <w:r w:rsidR="00E41DD2" w:rsidDel="004D5B91">
          <w:br/>
        </w:r>
        <w:r w:rsidR="00E41DD2" w:rsidDel="004D5B91">
          <w:br/>
        </w:r>
      </w:del>
    </w:p>
    <w:p w:rsidR="00E41DD2" w:rsidDel="004D5B91" w:rsidRDefault="00E41DD2" w:rsidP="00E41DD2">
      <w:pPr>
        <w:pBdr>
          <w:bottom w:val="single" w:sz="6" w:space="1" w:color="auto"/>
        </w:pBdr>
        <w:tabs>
          <w:tab w:val="left" w:pos="1544"/>
        </w:tabs>
        <w:rPr>
          <w:del w:id="149" w:author="Osho Agyeya" w:date="2016-10-10T11:38:00Z"/>
        </w:rPr>
      </w:pPr>
    </w:p>
    <w:p w:rsidR="00DF7EB3" w:rsidDel="004D5B91" w:rsidRDefault="00DF7EB3" w:rsidP="00DF7EB3">
      <w:pPr>
        <w:tabs>
          <w:tab w:val="left" w:pos="1544"/>
        </w:tabs>
        <w:rPr>
          <w:del w:id="150" w:author="Osho Agyeya" w:date="2016-10-10T11:38:00Z"/>
        </w:rPr>
      </w:pPr>
    </w:p>
    <w:p w:rsidR="009B1BA1" w:rsidDel="004D5B91" w:rsidRDefault="009B1BA1" w:rsidP="00284557">
      <w:pPr>
        <w:tabs>
          <w:tab w:val="left" w:pos="1544"/>
        </w:tabs>
        <w:rPr>
          <w:del w:id="151" w:author="Osho Agyeya" w:date="2016-10-10T11:38:00Z"/>
          <w:color w:val="2E74B5" w:themeColor="accent1" w:themeShade="BF"/>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B1BA1" w:rsidDel="00757FC8" w:rsidRDefault="009B1BA1" w:rsidP="00284557">
      <w:pPr>
        <w:tabs>
          <w:tab w:val="left" w:pos="1544"/>
        </w:tabs>
        <w:rPr>
          <w:del w:id="152" w:author="Osho Agyeya" w:date="2016-10-10T11:45:00Z"/>
          <w:color w:val="2E74B5" w:themeColor="accent1" w:themeShade="BF"/>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55E4" w:rsidRPr="004F3CD9" w:rsidRDefault="00DF7EB3" w:rsidP="00284557">
      <w:pPr>
        <w:tabs>
          <w:tab w:val="left" w:pos="1544"/>
        </w:tabs>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del w:id="153" w:author="Osho Agyeya" w:date="2016-10-10T11:38:00Z">
        <w:r w:rsidRPr="004F3CD9" w:rsidDel="004D5B91">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GETTING STARTED:</w:delText>
        </w:r>
      </w:del>
      <w:ins w:id="154" w:author="Osho Agyeya" w:date="2016-10-10T11:38:00Z">
        <w:r w:rsidR="004D5B91">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Architectural Design Specifications:</w:t>
        </w:r>
      </w:ins>
    </w:p>
    <w:p w:rsidR="00736DE3" w:rsidRPr="00902691" w:rsidRDefault="00736DE3" w:rsidP="00284557">
      <w:pPr>
        <w:tabs>
          <w:tab w:val="left" w:pos="1544"/>
        </w:tabs>
        <w:rPr>
          <w:color w:val="2E74B5" w:themeColor="accent1" w:themeShade="BF"/>
          <w:sz w:val="2"/>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F7EB3" w:rsidRDefault="00DF7EB3" w:rsidP="00284557">
      <w:pPr>
        <w:tabs>
          <w:tab w:val="left" w:pos="1544"/>
        </w:tabs>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del w:id="155" w:author="Osho Agyeya" w:date="2016-10-10T11:38:00Z">
        <w:r w:rsidDel="004D5B91">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SIGN ON:</w:delText>
        </w:r>
      </w:del>
      <w:ins w:id="156" w:author="Osho Agyeya" w:date="2016-10-10T11:38:00Z">
        <w:r w:rsidR="004D5B91">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ins>
      <w:r w:rsidR="00902691">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rsidR="00FA6BBB" w:rsidRPr="00FA6BBB" w:rsidRDefault="00FA6BBB" w:rsidP="00347830">
      <w:pPr>
        <w:pBdr>
          <w:bottom w:val="single" w:sz="6" w:space="31" w:color="auto"/>
        </w:pBdr>
        <w:tabs>
          <w:tab w:val="left" w:pos="1544"/>
        </w:tabs>
        <w:rPr>
          <w:sz w:val="24"/>
        </w:rPr>
      </w:pPr>
      <w:r w:rsidRPr="00902691">
        <w:rPr>
          <w:rStyle w:val="Heading1Char"/>
        </w:rPr>
        <w:t>Architecture Genre:</w:t>
      </w:r>
      <w:r>
        <w:rPr>
          <w:sz w:val="24"/>
        </w:rPr>
        <w:br/>
      </w:r>
      <w:r w:rsidRPr="00FA6BBB">
        <w:rPr>
          <w:sz w:val="24"/>
        </w:rPr>
        <w:br/>
      </w:r>
      <w:r>
        <w:rPr>
          <w:sz w:val="24"/>
        </w:rPr>
        <w:t>*</w:t>
      </w:r>
      <w:r w:rsidRPr="00FA6BBB">
        <w:rPr>
          <w:sz w:val="24"/>
        </w:rPr>
        <w:t>Commercial,</w:t>
      </w:r>
    </w:p>
    <w:p w:rsidR="00FA6BBB" w:rsidRPr="00FA6BBB" w:rsidRDefault="00FA6BBB" w:rsidP="00347830">
      <w:pPr>
        <w:pBdr>
          <w:bottom w:val="single" w:sz="6" w:space="31" w:color="auto"/>
        </w:pBdr>
        <w:tabs>
          <w:tab w:val="left" w:pos="1544"/>
        </w:tabs>
        <w:rPr>
          <w:sz w:val="24"/>
        </w:rPr>
      </w:pPr>
      <w:r>
        <w:rPr>
          <w:sz w:val="24"/>
        </w:rPr>
        <w:t>*</w:t>
      </w:r>
      <w:r w:rsidRPr="00FA6BBB">
        <w:rPr>
          <w:sz w:val="24"/>
        </w:rPr>
        <w:t>Communications</w:t>
      </w:r>
    </w:p>
    <w:p w:rsidR="00FA6BBB" w:rsidRDefault="00FA6BBB" w:rsidP="00347830">
      <w:pPr>
        <w:pBdr>
          <w:bottom w:val="single" w:sz="6" w:space="31" w:color="auto"/>
        </w:pBdr>
        <w:tabs>
          <w:tab w:val="left" w:pos="1544"/>
        </w:tabs>
        <w:rPr>
          <w:sz w:val="24"/>
        </w:rPr>
      </w:pPr>
      <w:r>
        <w:rPr>
          <w:sz w:val="24"/>
        </w:rPr>
        <w:t>*</w:t>
      </w:r>
      <w:r w:rsidRPr="00FA6BBB">
        <w:rPr>
          <w:sz w:val="24"/>
        </w:rPr>
        <w:t>Financial</w:t>
      </w:r>
      <w:r>
        <w:rPr>
          <w:sz w:val="24"/>
        </w:rPr>
        <w:br/>
      </w:r>
    </w:p>
    <w:p w:rsidR="00FA6BBB" w:rsidRDefault="00FA6BBB" w:rsidP="00347830">
      <w:pPr>
        <w:pBdr>
          <w:bottom w:val="single" w:sz="6" w:space="31" w:color="auto"/>
        </w:pBdr>
        <w:tabs>
          <w:tab w:val="left" w:pos="1544"/>
        </w:tabs>
        <w:rPr>
          <w:rStyle w:val="Heading1Char"/>
        </w:rPr>
      </w:pPr>
      <w:r w:rsidRPr="00902691">
        <w:rPr>
          <w:rStyle w:val="Heading1Char"/>
        </w:rPr>
        <w:t>Architecture Style:</w:t>
      </w:r>
    </w:p>
    <w:p w:rsidR="000D349F" w:rsidRPr="00902691" w:rsidRDefault="000D349F" w:rsidP="00347830">
      <w:pPr>
        <w:pBdr>
          <w:bottom w:val="single" w:sz="6" w:space="31" w:color="auto"/>
        </w:pBdr>
        <w:tabs>
          <w:tab w:val="left" w:pos="1544"/>
        </w:tabs>
        <w:rPr>
          <w:rStyle w:val="Heading1Char"/>
          <w:sz w:val="16"/>
          <w:szCs w:val="16"/>
        </w:rPr>
      </w:pPr>
    </w:p>
    <w:p w:rsidR="00FA6BBB" w:rsidRPr="00A732ED" w:rsidRDefault="00FA6BBB" w:rsidP="00347830">
      <w:pPr>
        <w:pBdr>
          <w:bottom w:val="single" w:sz="6" w:space="31" w:color="auto"/>
        </w:pBdr>
        <w:tabs>
          <w:tab w:val="left" w:pos="1544"/>
        </w:tabs>
        <w:rPr>
          <w:sz w:val="28"/>
          <w:szCs w:val="28"/>
        </w:rPr>
      </w:pPr>
      <w:r w:rsidRPr="00A732ED">
        <w:rPr>
          <w:color w:val="FF0000"/>
          <w:sz w:val="28"/>
          <w:szCs w:val="28"/>
          <w:u w:val="single"/>
        </w:rPr>
        <w:t>Data-</w:t>
      </w:r>
      <w:proofErr w:type="spellStart"/>
      <w:r w:rsidRPr="00A732ED">
        <w:rPr>
          <w:color w:val="FF0000"/>
          <w:sz w:val="28"/>
          <w:szCs w:val="28"/>
          <w:u w:val="single"/>
        </w:rPr>
        <w:t>centered</w:t>
      </w:r>
      <w:proofErr w:type="spellEnd"/>
      <w:r w:rsidRPr="00A732ED">
        <w:rPr>
          <w:color w:val="FF0000"/>
          <w:sz w:val="28"/>
          <w:szCs w:val="28"/>
          <w:u w:val="single"/>
        </w:rPr>
        <w:t xml:space="preserve"> architectures</w:t>
      </w:r>
      <w:r w:rsidRPr="00A732ED">
        <w:rPr>
          <w:sz w:val="28"/>
          <w:szCs w:val="28"/>
        </w:rPr>
        <w:t>. A data store (e.g., a file or database) resides at</w:t>
      </w:r>
    </w:p>
    <w:p w:rsidR="00FA6BBB" w:rsidRPr="00A732ED" w:rsidRDefault="00FA6BBB" w:rsidP="00347830">
      <w:pPr>
        <w:pBdr>
          <w:bottom w:val="single" w:sz="6" w:space="31" w:color="auto"/>
        </w:pBdr>
        <w:tabs>
          <w:tab w:val="left" w:pos="1544"/>
        </w:tabs>
        <w:rPr>
          <w:sz w:val="28"/>
          <w:szCs w:val="28"/>
        </w:rPr>
      </w:pPr>
      <w:proofErr w:type="gramStart"/>
      <w:r w:rsidRPr="00A732ED">
        <w:rPr>
          <w:sz w:val="28"/>
          <w:szCs w:val="28"/>
        </w:rPr>
        <w:t>the</w:t>
      </w:r>
      <w:proofErr w:type="gramEnd"/>
      <w:r w:rsidRPr="00A732ED">
        <w:rPr>
          <w:sz w:val="28"/>
          <w:szCs w:val="28"/>
        </w:rPr>
        <w:t xml:space="preserve"> </w:t>
      </w:r>
      <w:proofErr w:type="spellStart"/>
      <w:r w:rsidRPr="00A732ED">
        <w:rPr>
          <w:sz w:val="28"/>
          <w:szCs w:val="28"/>
        </w:rPr>
        <w:t>center</w:t>
      </w:r>
      <w:proofErr w:type="spellEnd"/>
      <w:r w:rsidRPr="00A732ED">
        <w:rPr>
          <w:sz w:val="28"/>
          <w:szCs w:val="28"/>
        </w:rPr>
        <w:t xml:space="preserve"> of this architecture and is accessed frequently by other components that</w:t>
      </w:r>
    </w:p>
    <w:p w:rsidR="00FA6BBB" w:rsidRPr="00A732ED" w:rsidRDefault="00FA6BBB" w:rsidP="00347830">
      <w:pPr>
        <w:pBdr>
          <w:bottom w:val="single" w:sz="6" w:space="31" w:color="auto"/>
        </w:pBdr>
        <w:tabs>
          <w:tab w:val="left" w:pos="1544"/>
        </w:tabs>
        <w:rPr>
          <w:sz w:val="28"/>
          <w:szCs w:val="28"/>
        </w:rPr>
      </w:pPr>
      <w:proofErr w:type="gramStart"/>
      <w:r w:rsidRPr="00A732ED">
        <w:rPr>
          <w:sz w:val="28"/>
          <w:szCs w:val="28"/>
        </w:rPr>
        <w:t>update</w:t>
      </w:r>
      <w:proofErr w:type="gramEnd"/>
      <w:r w:rsidRPr="00A732ED">
        <w:rPr>
          <w:sz w:val="28"/>
          <w:szCs w:val="28"/>
        </w:rPr>
        <w:t>, add, delete, or otherwise modify data within the store. Figu</w:t>
      </w:r>
      <w:r w:rsidR="00284109" w:rsidRPr="00A732ED">
        <w:rPr>
          <w:sz w:val="28"/>
          <w:szCs w:val="28"/>
        </w:rPr>
        <w:t xml:space="preserve">re 9.1 illustrates </w:t>
      </w:r>
      <w:r w:rsidRPr="00A732ED">
        <w:rPr>
          <w:sz w:val="28"/>
          <w:szCs w:val="28"/>
        </w:rPr>
        <w:t>a typical data-</w:t>
      </w:r>
      <w:proofErr w:type="spellStart"/>
      <w:r w:rsidRPr="00A732ED">
        <w:rPr>
          <w:sz w:val="28"/>
          <w:szCs w:val="28"/>
        </w:rPr>
        <w:t>centered</w:t>
      </w:r>
      <w:proofErr w:type="spellEnd"/>
      <w:r w:rsidRPr="00A732ED">
        <w:rPr>
          <w:sz w:val="28"/>
          <w:szCs w:val="28"/>
        </w:rPr>
        <w:t xml:space="preserve"> style. Client software accesses a central repository.</w:t>
      </w:r>
    </w:p>
    <w:p w:rsidR="00FA6BBB" w:rsidRPr="00A732ED" w:rsidRDefault="00FA6BBB" w:rsidP="00347830">
      <w:pPr>
        <w:pBdr>
          <w:bottom w:val="single" w:sz="6" w:space="31" w:color="auto"/>
        </w:pBdr>
        <w:tabs>
          <w:tab w:val="left" w:pos="1544"/>
        </w:tabs>
        <w:rPr>
          <w:sz w:val="28"/>
          <w:szCs w:val="28"/>
        </w:rPr>
      </w:pPr>
      <w:r w:rsidRPr="00A732ED">
        <w:rPr>
          <w:sz w:val="28"/>
          <w:szCs w:val="28"/>
        </w:rPr>
        <w:t xml:space="preserve">In some cases the data repository is passive. That </w:t>
      </w:r>
      <w:r w:rsidR="00284109" w:rsidRPr="00A732ED">
        <w:rPr>
          <w:sz w:val="28"/>
          <w:szCs w:val="28"/>
        </w:rPr>
        <w:t>is, client software accesses the</w:t>
      </w:r>
    </w:p>
    <w:p w:rsidR="00FA6BBB" w:rsidRPr="00A732ED" w:rsidRDefault="00FA6BBB" w:rsidP="00347830">
      <w:pPr>
        <w:pBdr>
          <w:bottom w:val="single" w:sz="6" w:space="31" w:color="auto"/>
        </w:pBdr>
        <w:tabs>
          <w:tab w:val="left" w:pos="1544"/>
        </w:tabs>
        <w:rPr>
          <w:sz w:val="28"/>
          <w:szCs w:val="28"/>
        </w:rPr>
      </w:pPr>
      <w:proofErr w:type="gramStart"/>
      <w:r w:rsidRPr="00A732ED">
        <w:rPr>
          <w:sz w:val="28"/>
          <w:szCs w:val="28"/>
        </w:rPr>
        <w:t>data</w:t>
      </w:r>
      <w:proofErr w:type="gramEnd"/>
      <w:r w:rsidRPr="00A732ED">
        <w:rPr>
          <w:sz w:val="28"/>
          <w:szCs w:val="28"/>
        </w:rPr>
        <w:t xml:space="preserve"> independent of any changes to the data or the actions of other client </w:t>
      </w:r>
      <w:proofErr w:type="spellStart"/>
      <w:r w:rsidR="00284109" w:rsidRPr="00A732ED">
        <w:rPr>
          <w:sz w:val="28"/>
          <w:szCs w:val="28"/>
        </w:rPr>
        <w:t>software.</w:t>
      </w:r>
      <w:r w:rsidRPr="00A732ED">
        <w:rPr>
          <w:sz w:val="28"/>
          <w:szCs w:val="28"/>
        </w:rPr>
        <w:t>A</w:t>
      </w:r>
      <w:proofErr w:type="spellEnd"/>
      <w:r w:rsidRPr="00A732ED">
        <w:rPr>
          <w:sz w:val="28"/>
          <w:szCs w:val="28"/>
        </w:rPr>
        <w:t xml:space="preserve"> variation on this approach transforms the repository into a “blackboard”. </w:t>
      </w:r>
      <w:proofErr w:type="gramStart"/>
      <w:r w:rsidRPr="00A732ED">
        <w:rPr>
          <w:sz w:val="28"/>
          <w:szCs w:val="28"/>
        </w:rPr>
        <w:t>that</w:t>
      </w:r>
      <w:proofErr w:type="gramEnd"/>
      <w:r w:rsidRPr="00A732ED">
        <w:rPr>
          <w:sz w:val="28"/>
          <w:szCs w:val="28"/>
        </w:rPr>
        <w:t xml:space="preserve"> sends notifications to client software when data of interest to the client</w:t>
      </w:r>
      <w:r w:rsidR="00A732ED" w:rsidRPr="00A732ED">
        <w:rPr>
          <w:sz w:val="28"/>
          <w:szCs w:val="28"/>
        </w:rPr>
        <w:t xml:space="preserve"> </w:t>
      </w:r>
      <w:r w:rsidR="00284109" w:rsidRPr="00A732ED">
        <w:rPr>
          <w:sz w:val="28"/>
          <w:szCs w:val="28"/>
        </w:rPr>
        <w:t xml:space="preserve">changes. </w:t>
      </w:r>
      <w:r w:rsidRPr="00A732ED">
        <w:rPr>
          <w:sz w:val="28"/>
          <w:szCs w:val="28"/>
        </w:rPr>
        <w:t>Data-</w:t>
      </w:r>
      <w:proofErr w:type="spellStart"/>
      <w:r w:rsidRPr="00A732ED">
        <w:rPr>
          <w:sz w:val="28"/>
          <w:szCs w:val="28"/>
        </w:rPr>
        <w:t>centered</w:t>
      </w:r>
      <w:proofErr w:type="spellEnd"/>
      <w:r w:rsidRPr="00A732ED">
        <w:rPr>
          <w:sz w:val="28"/>
          <w:szCs w:val="28"/>
        </w:rPr>
        <w:t xml:space="preserve"> architectur</w:t>
      </w:r>
      <w:r w:rsidR="00284109" w:rsidRPr="00A732ED">
        <w:rPr>
          <w:sz w:val="28"/>
          <w:szCs w:val="28"/>
        </w:rPr>
        <w:t xml:space="preserve">es promote </w:t>
      </w:r>
      <w:proofErr w:type="spellStart"/>
      <w:proofErr w:type="gramStart"/>
      <w:r w:rsidR="00284109" w:rsidRPr="00A732ED">
        <w:rPr>
          <w:sz w:val="28"/>
          <w:szCs w:val="28"/>
        </w:rPr>
        <w:t>integrability</w:t>
      </w:r>
      <w:proofErr w:type="spellEnd"/>
      <w:r w:rsidR="00284109" w:rsidRPr="00A732ED">
        <w:rPr>
          <w:sz w:val="28"/>
          <w:szCs w:val="28"/>
        </w:rPr>
        <w:t xml:space="preserve"> </w:t>
      </w:r>
      <w:r w:rsidRPr="00A732ED">
        <w:rPr>
          <w:sz w:val="28"/>
          <w:szCs w:val="28"/>
        </w:rPr>
        <w:t>.</w:t>
      </w:r>
      <w:proofErr w:type="gramEnd"/>
      <w:r w:rsidRPr="00A732ED">
        <w:rPr>
          <w:sz w:val="28"/>
          <w:szCs w:val="28"/>
        </w:rPr>
        <w:t xml:space="preserve"> That is, existing</w:t>
      </w:r>
      <w:r w:rsidR="00A732ED" w:rsidRPr="00A732ED">
        <w:rPr>
          <w:sz w:val="28"/>
          <w:szCs w:val="28"/>
        </w:rPr>
        <w:t xml:space="preserve"> </w:t>
      </w:r>
      <w:r w:rsidRPr="00A732ED">
        <w:rPr>
          <w:sz w:val="28"/>
          <w:szCs w:val="28"/>
        </w:rPr>
        <w:t>components can be changed and new client components added to the architecture</w:t>
      </w:r>
      <w:r w:rsidR="00A732ED" w:rsidRPr="00A732ED">
        <w:rPr>
          <w:sz w:val="28"/>
          <w:szCs w:val="28"/>
        </w:rPr>
        <w:t xml:space="preserve"> </w:t>
      </w:r>
      <w:r w:rsidRPr="00A732ED">
        <w:rPr>
          <w:sz w:val="28"/>
          <w:szCs w:val="28"/>
        </w:rPr>
        <w:t>without concern about other clients (because the client components operate</w:t>
      </w:r>
      <w:r w:rsidR="00A732ED" w:rsidRPr="00A732ED">
        <w:rPr>
          <w:sz w:val="28"/>
          <w:szCs w:val="28"/>
        </w:rPr>
        <w:t xml:space="preserve"> </w:t>
      </w:r>
      <w:r w:rsidRPr="00A732ED">
        <w:rPr>
          <w:sz w:val="28"/>
          <w:szCs w:val="28"/>
        </w:rPr>
        <w:t>independently). In addition, data can be passed among clients using the blackboard</w:t>
      </w:r>
    </w:p>
    <w:p w:rsidR="00FA6BBB" w:rsidRPr="00FA6BBB" w:rsidRDefault="00FA6BBB" w:rsidP="00347830">
      <w:pPr>
        <w:pBdr>
          <w:bottom w:val="single" w:sz="6" w:space="31" w:color="auto"/>
        </w:pBdr>
        <w:tabs>
          <w:tab w:val="left" w:pos="1544"/>
        </w:tabs>
        <w:rPr>
          <w:sz w:val="24"/>
        </w:rPr>
      </w:pPr>
      <w:proofErr w:type="gramStart"/>
      <w:r w:rsidRPr="00FA6BBB">
        <w:rPr>
          <w:sz w:val="24"/>
        </w:rPr>
        <w:lastRenderedPageBreak/>
        <w:t>mechanism</w:t>
      </w:r>
      <w:proofErr w:type="gramEnd"/>
      <w:r w:rsidRPr="00FA6BBB">
        <w:rPr>
          <w:sz w:val="24"/>
        </w:rPr>
        <w:t xml:space="preserve"> (i.e., the blackboard component serves to coordinate the transfer</w:t>
      </w:r>
      <w:r w:rsidR="00FF0591">
        <w:rPr>
          <w:noProof/>
          <w:lang w:eastAsia="en-IN"/>
        </w:rPr>
        <w:drawing>
          <wp:inline distT="0" distB="0" distL="0" distR="0" wp14:anchorId="7C6C5143" wp14:editId="62768241">
            <wp:extent cx="5731510" cy="3820795"/>
            <wp:effectExtent l="0" t="0" r="2540" b="8255"/>
            <wp:docPr id="3" name="Picture 3" descr="http://images.slideplayer.com/23/6538051/slides/slide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slideplayer.com/23/6538051/slides/slide_3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rsidR="00FA6BBB" w:rsidRDefault="00FA6BBB" w:rsidP="00347830">
      <w:pPr>
        <w:pBdr>
          <w:bottom w:val="single" w:sz="6" w:space="31" w:color="auto"/>
        </w:pBdr>
        <w:tabs>
          <w:tab w:val="left" w:pos="1544"/>
        </w:tabs>
        <w:rPr>
          <w:noProof/>
          <w:lang w:eastAsia="en-IN"/>
        </w:rPr>
      </w:pPr>
      <w:proofErr w:type="gramStart"/>
      <w:r w:rsidRPr="00FA6BBB">
        <w:rPr>
          <w:sz w:val="24"/>
        </w:rPr>
        <w:t>of</w:t>
      </w:r>
      <w:proofErr w:type="gramEnd"/>
      <w:r w:rsidRPr="00FA6BBB">
        <w:rPr>
          <w:sz w:val="24"/>
        </w:rPr>
        <w:t xml:space="preserve"> information between clients). Client components independently execute</w:t>
      </w:r>
      <w:r w:rsidR="00347830">
        <w:rPr>
          <w:sz w:val="24"/>
        </w:rPr>
        <w:t xml:space="preserve"> </w:t>
      </w:r>
      <w:r w:rsidRPr="00FA6BBB">
        <w:rPr>
          <w:sz w:val="24"/>
        </w:rPr>
        <w:t>processes.</w:t>
      </w:r>
      <w:r w:rsidR="00C31E42" w:rsidRPr="00C31E42">
        <w:rPr>
          <w:noProof/>
          <w:lang w:eastAsia="en-IN"/>
        </w:rPr>
        <w:t xml:space="preserve"> </w:t>
      </w:r>
    </w:p>
    <w:p w:rsidR="002F1B11" w:rsidRPr="00FF0591" w:rsidRDefault="00347830" w:rsidP="002F1B11">
      <w:pPr>
        <w:pBdr>
          <w:bottom w:val="single" w:sz="6" w:space="31" w:color="auto"/>
        </w:pBdr>
        <w:tabs>
          <w:tab w:val="left" w:pos="1544"/>
        </w:tabs>
        <w:rPr>
          <w:color w:val="8496B0" w:themeColor="text2" w:themeTint="99"/>
          <w:sz w:val="48"/>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0591">
        <w:rPr>
          <w:noProof/>
          <w:sz w:val="24"/>
          <w:lang w:eastAsia="en-IN"/>
        </w:rPr>
        <w:t>Since the customer and admin details are going to be stored in the database managed by the adminstrator, therefore a data centered architecture will be the best choice for this project. Plus,the database can be modified as</w:t>
      </w:r>
      <w:r w:rsidR="002F1B11" w:rsidRPr="00FF0591">
        <w:rPr>
          <w:noProof/>
          <w:sz w:val="24"/>
          <w:lang w:eastAsia="en-IN"/>
        </w:rPr>
        <w:t xml:space="preserve"> and when required by the administrator.</w:t>
      </w:r>
      <w:r w:rsidR="002F1B11" w:rsidRPr="00FF0591">
        <w:rPr>
          <w:color w:val="8496B0" w:themeColor="text2" w:themeTint="99"/>
          <w:sz w:val="48"/>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F1B11" w:rsidRPr="00FF0591">
        <w:rPr>
          <w:color w:val="8496B0" w:themeColor="text2" w:themeTint="99"/>
          <w:sz w:val="48"/>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rsidR="002F1B11" w:rsidRDefault="002F1B11" w:rsidP="00FA6BBB">
      <w:pPr>
        <w:autoSpaceDE w:val="0"/>
        <w:autoSpaceDN w:val="0"/>
        <w:adjustRightInd w:val="0"/>
        <w:spacing w:after="0" w:line="240" w:lineRule="auto"/>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C58A9" w:rsidRDefault="004C58A9" w:rsidP="00FA6BBB">
      <w:pPr>
        <w:autoSpaceDE w:val="0"/>
        <w:autoSpaceDN w:val="0"/>
        <w:adjustRightInd w:val="0"/>
        <w:spacing w:after="0" w:line="240" w:lineRule="auto"/>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C58A9" w:rsidRDefault="004C58A9" w:rsidP="00FA6BBB">
      <w:pPr>
        <w:autoSpaceDE w:val="0"/>
        <w:autoSpaceDN w:val="0"/>
        <w:adjustRightInd w:val="0"/>
        <w:spacing w:after="0" w:line="240" w:lineRule="auto"/>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C58A9" w:rsidRDefault="004C58A9" w:rsidP="00FA6BBB">
      <w:pPr>
        <w:autoSpaceDE w:val="0"/>
        <w:autoSpaceDN w:val="0"/>
        <w:adjustRightInd w:val="0"/>
        <w:spacing w:after="0" w:line="240" w:lineRule="auto"/>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C58A9" w:rsidRDefault="004C58A9" w:rsidP="00FA6BBB">
      <w:pPr>
        <w:autoSpaceDE w:val="0"/>
        <w:autoSpaceDN w:val="0"/>
        <w:adjustRightInd w:val="0"/>
        <w:spacing w:after="0" w:line="240" w:lineRule="auto"/>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C58A9" w:rsidRDefault="004C58A9" w:rsidP="00FA6BBB">
      <w:pPr>
        <w:autoSpaceDE w:val="0"/>
        <w:autoSpaceDN w:val="0"/>
        <w:adjustRightInd w:val="0"/>
        <w:spacing w:after="0" w:line="240" w:lineRule="auto"/>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C58A9" w:rsidRDefault="004C58A9" w:rsidP="00FA6BBB">
      <w:pPr>
        <w:autoSpaceDE w:val="0"/>
        <w:autoSpaceDN w:val="0"/>
        <w:adjustRightInd w:val="0"/>
        <w:spacing w:after="0" w:line="240" w:lineRule="auto"/>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F1B11" w:rsidRDefault="004D5B91" w:rsidP="00FA6BBB">
      <w:pPr>
        <w:autoSpaceDE w:val="0"/>
        <w:autoSpaceDN w:val="0"/>
        <w:adjustRightInd w:val="0"/>
        <w:spacing w:after="0" w:line="240" w:lineRule="auto"/>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57" w:author="Osho Agyeya" w:date="2016-10-10T11:39:00Z">
        <w:r w:rsidRPr="00505E9F">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Deta</w:t>
        </w:r>
      </w:ins>
      <w:r w:rsidR="00FA6BBB">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ins w:id="158" w:author="Osho Agyeya" w:date="2016-10-10T11:39:00Z">
        <w:r w:rsidRPr="00505E9F">
          <w:rPr>
            <w:color w:val="8496B0" w:themeColor="text2" w:themeTint="99"/>
            <w:sz w:val="4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Design Specifications:</w:t>
        </w:r>
      </w:ins>
    </w:p>
    <w:p w:rsidR="004C58A9" w:rsidRPr="00FD629F" w:rsidRDefault="004C58A9" w:rsidP="00FA6BBB">
      <w:pPr>
        <w:autoSpaceDE w:val="0"/>
        <w:autoSpaceDN w:val="0"/>
        <w:adjustRightInd w:val="0"/>
        <w:spacing w:after="0" w:line="240" w:lineRule="auto"/>
        <w:rPr>
          <w:ins w:id="159" w:author="Osho Agyeya" w:date="2016-10-10T11:39:00Z"/>
          <w:color w:val="8496B0" w:themeColor="text2" w:themeTint="99"/>
          <w:sz w:val="28"/>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60" w:author="Osho Agyeya" w:date="2016-10-10T11:39:00Z">
            <w:rPr>
              <w:ins w:id="161" w:author="Osho Agyeya" w:date="2016-10-10T11:39:00Z"/>
              <w:rFonts w:ascii="Calibri" w:hAnsi="Calibri" w:cs="Calibri"/>
              <w:color w:val="000000"/>
            </w:rPr>
          </w:rPrChange>
        </w:rPr>
      </w:pPr>
    </w:p>
    <w:p w:rsidR="004D5B91" w:rsidRDefault="004D5B91">
      <w:pPr>
        <w:tabs>
          <w:tab w:val="left" w:pos="1544"/>
        </w:tabs>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Change w:id="162" w:author="Osho Agyeya" w:date="2016-10-10T11:39:00Z">
          <w:pPr>
            <w:autoSpaceDE w:val="0"/>
            <w:autoSpaceDN w:val="0"/>
            <w:adjustRightInd w:val="0"/>
            <w:spacing w:after="0" w:line="240" w:lineRule="auto"/>
          </w:pPr>
        </w:pPrChange>
      </w:pPr>
      <w:ins w:id="163" w:author="Osho Agyeya" w:date="2016-10-10T11:39:00Z">
        <w:r w:rsidRPr="004D5B91">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64" w:author="Osho Agyeya" w:date="2016-10-10T11:39:00Z">
              <w:rPr>
                <w:rFonts w:ascii="Calibri" w:hAnsi="Calibri" w:cs="Calibri"/>
                <w:color w:val="000000"/>
              </w:rPr>
            </w:rPrChange>
          </w:rPr>
          <w:t>Com</w:t>
        </w:r>
        <w:r w:rsidRPr="00505E9F">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ponent interface specifications:</w:t>
        </w:r>
      </w:ins>
    </w:p>
    <w:p w:rsidR="00FD629F" w:rsidRPr="00C4470C" w:rsidRDefault="00FD629F" w:rsidP="00FD629F">
      <w:pPr>
        <w:tabs>
          <w:tab w:val="left" w:pos="1544"/>
        </w:tabs>
        <w:rPr>
          <w:color w:val="2E74B5" w:themeColor="accent1" w:themeShade="BF"/>
          <w:sz w:val="18"/>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C1302" w:rsidRPr="003677D5" w:rsidRDefault="00EC1302" w:rsidP="00EC1302">
      <w:pPr>
        <w:tabs>
          <w:tab w:val="left" w:pos="1544"/>
        </w:tabs>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7D5">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interface of the site is aimed to be user friendly and easy to use. Using advance design library the site is easy upon the user eyes and appeal with its simplistic design.</w:t>
      </w:r>
    </w:p>
    <w:p w:rsidR="00EC1302" w:rsidRPr="003677D5" w:rsidRDefault="00EC1302" w:rsidP="00EC1302">
      <w:pPr>
        <w:tabs>
          <w:tab w:val="left" w:pos="1544"/>
        </w:tabs>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7D5">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frontend component is designed using </w:t>
      </w:r>
    </w:p>
    <w:p w:rsidR="00EC1302" w:rsidRPr="003677D5" w:rsidRDefault="00EC1302" w:rsidP="00EC1302">
      <w:pPr>
        <w:pStyle w:val="ListParagraph"/>
        <w:numPr>
          <w:ilvl w:val="0"/>
          <w:numId w:val="19"/>
        </w:numPr>
        <w:tabs>
          <w:tab w:val="left" w:pos="1544"/>
        </w:tabs>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7D5">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w:t>
      </w:r>
    </w:p>
    <w:p w:rsidR="00EC1302" w:rsidRPr="003677D5" w:rsidRDefault="00EC1302" w:rsidP="00EC1302">
      <w:pPr>
        <w:pStyle w:val="ListParagraph"/>
        <w:numPr>
          <w:ilvl w:val="0"/>
          <w:numId w:val="19"/>
        </w:numPr>
        <w:tabs>
          <w:tab w:val="left" w:pos="1544"/>
        </w:tabs>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7D5">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CSS </w:t>
      </w:r>
    </w:p>
    <w:p w:rsidR="00EC1302" w:rsidRPr="003677D5" w:rsidRDefault="00EC1302" w:rsidP="00EC1302">
      <w:pPr>
        <w:pStyle w:val="ListParagraph"/>
        <w:numPr>
          <w:ilvl w:val="0"/>
          <w:numId w:val="19"/>
        </w:numPr>
        <w:tabs>
          <w:tab w:val="left" w:pos="1544"/>
        </w:tabs>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7D5">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Script</w:t>
      </w:r>
    </w:p>
    <w:p w:rsidR="00EC1302" w:rsidRPr="003677D5" w:rsidRDefault="00EC1302" w:rsidP="00EC1302">
      <w:pPr>
        <w:tabs>
          <w:tab w:val="left" w:pos="1544"/>
        </w:tabs>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3677D5">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backend is made using </w:t>
      </w:r>
    </w:p>
    <w:p w:rsidR="00EC1302" w:rsidRPr="003677D5" w:rsidRDefault="00EC1302" w:rsidP="00EC1302">
      <w:pPr>
        <w:pStyle w:val="ListParagraph"/>
        <w:numPr>
          <w:ilvl w:val="0"/>
          <w:numId w:val="18"/>
        </w:numPr>
        <w:tabs>
          <w:tab w:val="left" w:pos="1544"/>
        </w:tabs>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7D5">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PHP</w:t>
      </w:r>
    </w:p>
    <w:p w:rsidR="00EC1302" w:rsidRDefault="00EC1302" w:rsidP="00EC1302">
      <w:pPr>
        <w:pStyle w:val="ListParagraph"/>
        <w:numPr>
          <w:ilvl w:val="0"/>
          <w:numId w:val="18"/>
        </w:numPr>
        <w:tabs>
          <w:tab w:val="left" w:pos="1544"/>
        </w:tabs>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7D5">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
    <w:p w:rsidR="00EC1302" w:rsidRPr="00AE21C9" w:rsidRDefault="00EC1302" w:rsidP="00EC1302">
      <w:pPr>
        <w:tabs>
          <w:tab w:val="left" w:pos="1544"/>
        </w:tabs>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different component in our site are:</w:t>
      </w:r>
    </w:p>
    <w:p w:rsidR="00EC1302" w:rsidRPr="005C00E0" w:rsidRDefault="00EC1302" w:rsidP="00EC1302">
      <w:pPr>
        <w:pStyle w:val="NoSpacing"/>
        <w:numPr>
          <w:ilvl w:val="0"/>
          <w:numId w:val="18"/>
        </w:numPr>
        <w:rPr>
          <w:sz w:val="28"/>
          <w:lang w:val="en-US"/>
        </w:rPr>
      </w:pPr>
      <w:r w:rsidRPr="005C00E0">
        <w:rPr>
          <w:sz w:val="28"/>
          <w:lang w:val="en-US"/>
        </w:rPr>
        <w:t>Register/create account</w:t>
      </w:r>
    </w:p>
    <w:p w:rsidR="00EC1302" w:rsidRPr="005C00E0" w:rsidRDefault="00EC1302" w:rsidP="00EC1302">
      <w:pPr>
        <w:pStyle w:val="NoSpacing"/>
        <w:numPr>
          <w:ilvl w:val="0"/>
          <w:numId w:val="18"/>
        </w:numPr>
        <w:rPr>
          <w:sz w:val="28"/>
          <w:lang w:val="en-US"/>
        </w:rPr>
      </w:pPr>
      <w:r w:rsidRPr="005C00E0">
        <w:rPr>
          <w:sz w:val="28"/>
          <w:lang w:val="en-US"/>
        </w:rPr>
        <w:t xml:space="preserve">Login </w:t>
      </w:r>
    </w:p>
    <w:p w:rsidR="00EC1302" w:rsidRPr="005C00E0" w:rsidRDefault="00EC1302" w:rsidP="00EC1302">
      <w:pPr>
        <w:pStyle w:val="NoSpacing"/>
        <w:numPr>
          <w:ilvl w:val="0"/>
          <w:numId w:val="18"/>
        </w:numPr>
        <w:rPr>
          <w:sz w:val="28"/>
          <w:lang w:val="en-US"/>
        </w:rPr>
      </w:pPr>
      <w:r w:rsidRPr="005C00E0">
        <w:rPr>
          <w:sz w:val="28"/>
          <w:lang w:val="en-US"/>
        </w:rPr>
        <w:t>Choose dishes according to the offerings in the menu</w:t>
      </w:r>
    </w:p>
    <w:p w:rsidR="00EC1302" w:rsidRPr="005C00E0" w:rsidRDefault="00EC1302" w:rsidP="00EC1302">
      <w:pPr>
        <w:pStyle w:val="NoSpacing"/>
        <w:numPr>
          <w:ilvl w:val="0"/>
          <w:numId w:val="18"/>
        </w:numPr>
        <w:rPr>
          <w:sz w:val="28"/>
          <w:lang w:val="en-US"/>
        </w:rPr>
      </w:pPr>
      <w:r w:rsidRPr="005C00E0">
        <w:rPr>
          <w:sz w:val="28"/>
          <w:lang w:val="en-US"/>
        </w:rPr>
        <w:t>Calculate the bill</w:t>
      </w:r>
    </w:p>
    <w:p w:rsidR="00EC1302" w:rsidRPr="005C00E0" w:rsidRDefault="00EC1302" w:rsidP="00EC1302">
      <w:pPr>
        <w:pStyle w:val="NoSpacing"/>
        <w:numPr>
          <w:ilvl w:val="0"/>
          <w:numId w:val="18"/>
        </w:numPr>
        <w:rPr>
          <w:sz w:val="28"/>
          <w:lang w:val="en-US"/>
        </w:rPr>
      </w:pPr>
      <w:r w:rsidRPr="005C00E0">
        <w:rPr>
          <w:sz w:val="28"/>
          <w:lang w:val="en-US"/>
        </w:rPr>
        <w:t>Delivery options</w:t>
      </w:r>
    </w:p>
    <w:p w:rsidR="00EC1302" w:rsidRPr="005C00E0" w:rsidRDefault="00EC1302" w:rsidP="00EC1302">
      <w:pPr>
        <w:pStyle w:val="NoSpacing"/>
        <w:numPr>
          <w:ilvl w:val="0"/>
          <w:numId w:val="18"/>
        </w:numPr>
        <w:rPr>
          <w:sz w:val="28"/>
          <w:lang w:val="en-US"/>
        </w:rPr>
      </w:pPr>
      <w:r w:rsidRPr="005C00E0">
        <w:rPr>
          <w:sz w:val="28"/>
          <w:lang w:val="en-US"/>
        </w:rPr>
        <w:t>Approve/reject order(For admin)</w:t>
      </w:r>
    </w:p>
    <w:p w:rsidR="00EC1302" w:rsidRDefault="00EC1302" w:rsidP="00EC1302">
      <w:pPr>
        <w:pStyle w:val="NoSpacing"/>
        <w:numPr>
          <w:ilvl w:val="0"/>
          <w:numId w:val="18"/>
        </w:numPr>
        <w:rPr>
          <w:sz w:val="28"/>
          <w:lang w:val="en-US"/>
        </w:rPr>
      </w:pPr>
      <w:r w:rsidRPr="005C00E0">
        <w:rPr>
          <w:sz w:val="28"/>
          <w:lang w:val="en-US"/>
        </w:rPr>
        <w:t>Change password</w:t>
      </w:r>
    </w:p>
    <w:p w:rsidR="00EC1302" w:rsidRDefault="00EC1302" w:rsidP="00EC1302">
      <w:pPr>
        <w:pStyle w:val="NoSpacing"/>
        <w:rPr>
          <w:sz w:val="28"/>
          <w:lang w:val="en-US"/>
        </w:rPr>
      </w:pPr>
    </w:p>
    <w:p w:rsidR="00EC1302" w:rsidRPr="00AE21C9" w:rsidRDefault="00EC1302" w:rsidP="00EC1302">
      <w:pPr>
        <w:pStyle w:val="NoSpacing"/>
        <w:rPr>
          <w:sz w:val="28"/>
          <w:lang w:val="en-US"/>
        </w:rPr>
      </w:pPr>
      <w:r>
        <w:rPr>
          <w:sz w:val="28"/>
          <w:lang w:val="en-US"/>
        </w:rPr>
        <w:t>Each of the components in the site is linked to one another through the user main page or the menu page using hyperlinking in the front end and using session and cookies in the backend. The entire backend is linked with a SQL database for the storing of data of the system like orders, user details and menu items</w:t>
      </w:r>
    </w:p>
    <w:p w:rsidR="0012354B" w:rsidRDefault="0012354B" w:rsidP="0012354B">
      <w:pPr>
        <w:tabs>
          <w:tab w:val="left" w:pos="1544"/>
        </w:tabs>
        <w:rPr>
          <w:color w:val="2E74B5" w:themeColor="accent1" w:themeShade="BF"/>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C1302" w:rsidRDefault="00EC1302" w:rsidP="0012354B">
      <w:pPr>
        <w:tabs>
          <w:tab w:val="left" w:pos="1544"/>
        </w:tabs>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D5B91" w:rsidRDefault="004D5B91">
      <w:pPr>
        <w:tabs>
          <w:tab w:val="left" w:pos="1544"/>
        </w:tabs>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Change w:id="165" w:author="Osho Agyeya" w:date="2016-10-10T11:39:00Z">
          <w:pPr>
            <w:autoSpaceDE w:val="0"/>
            <w:autoSpaceDN w:val="0"/>
            <w:adjustRightInd w:val="0"/>
            <w:spacing w:after="0" w:line="240" w:lineRule="auto"/>
          </w:pPr>
        </w:pPrChange>
      </w:pPr>
      <w:ins w:id="166" w:author="Osho Agyeya" w:date="2016-10-10T11:39:00Z">
        <w:r w:rsidRPr="004D5B91">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67" w:author="Osho Agyeya" w:date="2016-10-10T11:39:00Z">
              <w:rPr>
                <w:rFonts w:ascii="Calibri" w:hAnsi="Calibri" w:cs="Calibri"/>
                <w:color w:val="000000"/>
              </w:rPr>
            </w:rPrChange>
          </w:rPr>
          <w:lastRenderedPageBreak/>
          <w:t>Documentation for each routine</w:t>
        </w:r>
        <w:r>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D5B91">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68" w:author="Osho Agyeya" w:date="2016-10-10T11:39:00Z">
              <w:rPr>
                <w:rFonts w:ascii="Calibri" w:hAnsi="Calibri" w:cs="Calibri"/>
                <w:color w:val="000000"/>
              </w:rPr>
            </w:rPrChange>
          </w:rPr>
          <w:t xml:space="preserve"> </w:t>
        </w:r>
      </w:ins>
    </w:p>
    <w:p w:rsidR="00895221" w:rsidRPr="002C53B6" w:rsidRDefault="00895221" w:rsidP="00895221">
      <w:pPr>
        <w:tabs>
          <w:tab w:val="left" w:pos="1544"/>
        </w:tabs>
        <w:rPr>
          <w:color w:val="2E74B5" w:themeColor="accent1" w:themeShade="BF"/>
          <w:sz w:val="4"/>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0813" w:rsidRPr="004D5B91" w:rsidRDefault="00740813" w:rsidP="00740813">
      <w:pPr>
        <w:tabs>
          <w:tab w:val="left" w:pos="1544"/>
        </w:tabs>
        <w:rPr>
          <w:ins w:id="169" w:author="Osho Agyeya" w:date="2016-10-10T11:39:00Z"/>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70" w:author="Osho Agyeya" w:date="2016-10-10T11:39:00Z">
            <w:rPr>
              <w:ins w:id="171" w:author="Osho Agyeya" w:date="2016-10-10T11:39:00Z"/>
              <w:rFonts w:ascii="Calibri" w:hAnsi="Calibri" w:cs="Calibri"/>
              <w:color w:val="000000"/>
            </w:rPr>
          </w:rPrChange>
        </w:rPr>
      </w:pPr>
      <w:r w:rsidRPr="00740813">
        <w:rPr>
          <w:noProof/>
          <w:lang w:eastAsia="en-IN"/>
        </w:rPr>
        <w:drawing>
          <wp:inline distT="0" distB="0" distL="0" distR="0">
            <wp:extent cx="5411601" cy="43507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26768" cy="4362968"/>
                    </a:xfrm>
                    <a:prstGeom prst="rect">
                      <a:avLst/>
                    </a:prstGeom>
                    <a:noFill/>
                    <a:ln>
                      <a:noFill/>
                    </a:ln>
                  </pic:spPr>
                </pic:pic>
              </a:graphicData>
            </a:graphic>
          </wp:inline>
        </w:drawing>
      </w:r>
    </w:p>
    <w:p w:rsidR="004D5B91" w:rsidRPr="004D5B91" w:rsidRDefault="004D5B91" w:rsidP="005B66BD">
      <w:pPr>
        <w:tabs>
          <w:tab w:val="left" w:pos="1544"/>
        </w:tabs>
        <w:rPr>
          <w:ins w:id="172" w:author="Osho Agyeya" w:date="2016-10-10T11:39:00Z"/>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73" w:author="Osho Agyeya" w:date="2016-10-10T11:39:00Z">
            <w:rPr>
              <w:ins w:id="174" w:author="Osho Agyeya" w:date="2016-10-10T11:39:00Z"/>
              <w:rFonts w:ascii="Calibri" w:hAnsi="Calibri" w:cs="Calibri"/>
              <w:color w:val="000000"/>
            </w:rPr>
          </w:rPrChange>
        </w:rPr>
      </w:pPr>
      <w:proofErr w:type="spellStart"/>
      <w:ins w:id="175" w:author="Osho Agyeya" w:date="2016-10-10T11:39:00Z">
        <w:r w:rsidRPr="00505E9F">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Pseudocode</w:t>
        </w:r>
        <w:proofErr w:type="spellEnd"/>
        <w:r w:rsidRPr="00505E9F">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each routine:</w:t>
        </w:r>
      </w:ins>
    </w:p>
    <w:p w:rsidR="00005ACB" w:rsidRDefault="00005ACB" w:rsidP="00005ACB">
      <w:pPr>
        <w:pStyle w:val="NoSpacing"/>
        <w:rPr>
          <w:sz w:val="28"/>
          <w:lang w:val="en-US"/>
        </w:rPr>
      </w:pPr>
      <w:r>
        <w:rPr>
          <w:sz w:val="28"/>
          <w:lang w:val="en-US"/>
        </w:rPr>
        <w:t>The various routines that are covered under the site are</w:t>
      </w:r>
    </w:p>
    <w:p w:rsidR="00005ACB" w:rsidRDefault="00005ACB" w:rsidP="00005ACB">
      <w:pPr>
        <w:pStyle w:val="NoSpacing"/>
        <w:numPr>
          <w:ilvl w:val="0"/>
          <w:numId w:val="15"/>
        </w:numPr>
        <w:rPr>
          <w:sz w:val="28"/>
          <w:lang w:val="en-US"/>
        </w:rPr>
      </w:pPr>
      <w:r w:rsidRPr="005C00E0">
        <w:rPr>
          <w:sz w:val="28"/>
          <w:lang w:val="en-US"/>
        </w:rPr>
        <w:t>Register/create account</w:t>
      </w:r>
      <w:r>
        <w:rPr>
          <w:sz w:val="28"/>
          <w:lang w:val="en-US"/>
        </w:rPr>
        <w:t>:</w:t>
      </w:r>
    </w:p>
    <w:p w:rsidR="00005ACB" w:rsidRDefault="00005ACB" w:rsidP="00005ACB">
      <w:pPr>
        <w:pStyle w:val="NoSpacing"/>
        <w:ind w:left="720"/>
        <w:rPr>
          <w:sz w:val="28"/>
          <w:lang w:val="en-US"/>
        </w:rPr>
      </w:pPr>
      <w:r>
        <w:rPr>
          <w:sz w:val="28"/>
          <w:lang w:val="en-US"/>
        </w:rPr>
        <w:t xml:space="preserve">Get the user following details from the </w:t>
      </w:r>
      <w:proofErr w:type="gramStart"/>
      <w:r>
        <w:rPr>
          <w:sz w:val="28"/>
          <w:lang w:val="en-US"/>
        </w:rPr>
        <w:t>user:</w:t>
      </w:r>
      <w:proofErr w:type="gramEnd"/>
    </w:p>
    <w:p w:rsidR="00005ACB" w:rsidRDefault="00005ACB" w:rsidP="00005ACB">
      <w:pPr>
        <w:pStyle w:val="NoSpacing"/>
        <w:numPr>
          <w:ilvl w:val="0"/>
          <w:numId w:val="16"/>
        </w:numPr>
        <w:rPr>
          <w:sz w:val="28"/>
          <w:lang w:val="en-US"/>
        </w:rPr>
      </w:pPr>
      <w:r>
        <w:rPr>
          <w:sz w:val="28"/>
          <w:lang w:val="en-US"/>
        </w:rPr>
        <w:t xml:space="preserve">Username </w:t>
      </w:r>
    </w:p>
    <w:p w:rsidR="00005ACB" w:rsidRDefault="00005ACB" w:rsidP="00005ACB">
      <w:pPr>
        <w:pStyle w:val="NoSpacing"/>
        <w:numPr>
          <w:ilvl w:val="0"/>
          <w:numId w:val="16"/>
        </w:numPr>
        <w:rPr>
          <w:sz w:val="28"/>
          <w:lang w:val="en-US"/>
        </w:rPr>
      </w:pPr>
      <w:r>
        <w:rPr>
          <w:sz w:val="28"/>
          <w:lang w:val="en-US"/>
        </w:rPr>
        <w:t>Password</w:t>
      </w:r>
    </w:p>
    <w:p w:rsidR="00005ACB" w:rsidRDefault="00005ACB" w:rsidP="00005ACB">
      <w:pPr>
        <w:pStyle w:val="NoSpacing"/>
        <w:numPr>
          <w:ilvl w:val="0"/>
          <w:numId w:val="16"/>
        </w:numPr>
        <w:rPr>
          <w:sz w:val="28"/>
          <w:lang w:val="en-US"/>
        </w:rPr>
      </w:pPr>
      <w:r>
        <w:rPr>
          <w:sz w:val="28"/>
          <w:lang w:val="en-US"/>
        </w:rPr>
        <w:t>Contact no:</w:t>
      </w:r>
    </w:p>
    <w:p w:rsidR="00005ACB" w:rsidRDefault="00005ACB" w:rsidP="00005ACB">
      <w:pPr>
        <w:pStyle w:val="NoSpacing"/>
        <w:numPr>
          <w:ilvl w:val="0"/>
          <w:numId w:val="16"/>
        </w:numPr>
        <w:rPr>
          <w:sz w:val="28"/>
          <w:lang w:val="en-US"/>
        </w:rPr>
      </w:pPr>
      <w:r>
        <w:rPr>
          <w:sz w:val="28"/>
          <w:lang w:val="en-US"/>
        </w:rPr>
        <w:t>Email</w:t>
      </w:r>
    </w:p>
    <w:p w:rsidR="00005ACB" w:rsidRDefault="00005ACB" w:rsidP="00005ACB">
      <w:pPr>
        <w:pStyle w:val="NoSpacing"/>
        <w:numPr>
          <w:ilvl w:val="0"/>
          <w:numId w:val="16"/>
        </w:numPr>
        <w:rPr>
          <w:sz w:val="28"/>
          <w:lang w:val="en-US"/>
        </w:rPr>
      </w:pPr>
      <w:r>
        <w:rPr>
          <w:sz w:val="28"/>
          <w:lang w:val="en-US"/>
        </w:rPr>
        <w:t>Address</w:t>
      </w:r>
    </w:p>
    <w:p w:rsidR="00005ACB" w:rsidRDefault="00005ACB" w:rsidP="00005ACB">
      <w:pPr>
        <w:pStyle w:val="NoSpacing"/>
        <w:ind w:left="720"/>
        <w:rPr>
          <w:sz w:val="28"/>
          <w:lang w:val="en-US"/>
        </w:rPr>
      </w:pPr>
      <w:r>
        <w:rPr>
          <w:sz w:val="28"/>
          <w:lang w:val="en-US"/>
        </w:rPr>
        <w:t>When the user presses the submit button the system check whether the email address already exist or not and is it doesn’t it creates a new user</w:t>
      </w:r>
    </w:p>
    <w:p w:rsidR="00005ACB" w:rsidRPr="003C7811" w:rsidRDefault="00005ACB" w:rsidP="00005ACB">
      <w:pPr>
        <w:pStyle w:val="NoSpacing"/>
        <w:ind w:left="720"/>
        <w:rPr>
          <w:sz w:val="28"/>
          <w:lang w:val="en-US"/>
        </w:rPr>
      </w:pPr>
    </w:p>
    <w:p w:rsidR="00005ACB" w:rsidRDefault="00005ACB" w:rsidP="00005ACB">
      <w:pPr>
        <w:pStyle w:val="NoSpacing"/>
        <w:numPr>
          <w:ilvl w:val="0"/>
          <w:numId w:val="15"/>
        </w:numPr>
        <w:rPr>
          <w:sz w:val="28"/>
          <w:lang w:val="en-US"/>
        </w:rPr>
      </w:pPr>
      <w:r w:rsidRPr="005C00E0">
        <w:rPr>
          <w:sz w:val="28"/>
          <w:lang w:val="en-US"/>
        </w:rPr>
        <w:t xml:space="preserve">Login </w:t>
      </w:r>
    </w:p>
    <w:p w:rsidR="00005ACB" w:rsidRDefault="00005ACB" w:rsidP="00005ACB">
      <w:pPr>
        <w:pStyle w:val="NoSpacing"/>
        <w:ind w:left="720"/>
        <w:rPr>
          <w:sz w:val="28"/>
          <w:lang w:val="en-US"/>
        </w:rPr>
      </w:pPr>
      <w:r>
        <w:rPr>
          <w:sz w:val="28"/>
          <w:lang w:val="en-US"/>
        </w:rPr>
        <w:t>A pop up is displayed and ask for the user to enter the username and password</w:t>
      </w:r>
    </w:p>
    <w:p w:rsidR="00005ACB" w:rsidRPr="005C00E0" w:rsidRDefault="00005ACB" w:rsidP="00005ACB">
      <w:pPr>
        <w:pStyle w:val="NoSpacing"/>
        <w:ind w:left="720"/>
        <w:rPr>
          <w:sz w:val="28"/>
          <w:lang w:val="en-US"/>
        </w:rPr>
      </w:pPr>
      <w:r>
        <w:rPr>
          <w:sz w:val="28"/>
          <w:lang w:val="en-US"/>
        </w:rPr>
        <w:lastRenderedPageBreak/>
        <w:t>On click of the login button it redirect the user to his/her account</w:t>
      </w:r>
    </w:p>
    <w:p w:rsidR="00005ACB" w:rsidRDefault="00005ACB" w:rsidP="00005ACB">
      <w:pPr>
        <w:pStyle w:val="NoSpacing"/>
        <w:numPr>
          <w:ilvl w:val="0"/>
          <w:numId w:val="15"/>
        </w:numPr>
        <w:rPr>
          <w:sz w:val="28"/>
          <w:lang w:val="en-US"/>
        </w:rPr>
      </w:pPr>
      <w:r w:rsidRPr="005C00E0">
        <w:rPr>
          <w:sz w:val="28"/>
          <w:lang w:val="en-US"/>
        </w:rPr>
        <w:t>Choose dishes according to the offerings in the menu</w:t>
      </w:r>
    </w:p>
    <w:p w:rsidR="00005ACB" w:rsidRDefault="00005ACB" w:rsidP="00005ACB">
      <w:pPr>
        <w:pStyle w:val="NoSpacing"/>
        <w:ind w:left="720"/>
        <w:rPr>
          <w:sz w:val="28"/>
          <w:lang w:val="en-US"/>
        </w:rPr>
      </w:pPr>
      <w:r>
        <w:rPr>
          <w:sz w:val="28"/>
          <w:lang w:val="en-US"/>
        </w:rPr>
        <w:t>Create navigable tabs for each section of the menu</w:t>
      </w:r>
    </w:p>
    <w:p w:rsidR="00005ACB" w:rsidRDefault="00005ACB" w:rsidP="00005ACB">
      <w:pPr>
        <w:pStyle w:val="NoSpacing"/>
        <w:ind w:left="720"/>
        <w:rPr>
          <w:sz w:val="28"/>
          <w:lang w:val="en-US"/>
        </w:rPr>
      </w:pPr>
      <w:r>
        <w:rPr>
          <w:sz w:val="28"/>
          <w:lang w:val="en-US"/>
        </w:rPr>
        <w:t xml:space="preserve"> List the item with their names and price and with a checkbox to check when the item is to be added to the cart</w:t>
      </w:r>
    </w:p>
    <w:p w:rsidR="00005ACB" w:rsidRPr="005C00E0" w:rsidRDefault="00005ACB" w:rsidP="00005ACB">
      <w:pPr>
        <w:pStyle w:val="NoSpacing"/>
        <w:ind w:left="720"/>
        <w:rPr>
          <w:sz w:val="28"/>
          <w:lang w:val="en-US"/>
        </w:rPr>
      </w:pPr>
      <w:r>
        <w:rPr>
          <w:sz w:val="28"/>
          <w:lang w:val="en-US"/>
        </w:rPr>
        <w:t xml:space="preserve">Get the user to enter the quantity of the food required for a checked item </w:t>
      </w:r>
    </w:p>
    <w:p w:rsidR="00005ACB" w:rsidRDefault="00005ACB" w:rsidP="00005ACB">
      <w:pPr>
        <w:pStyle w:val="NoSpacing"/>
        <w:numPr>
          <w:ilvl w:val="0"/>
          <w:numId w:val="15"/>
        </w:numPr>
        <w:rPr>
          <w:sz w:val="28"/>
          <w:lang w:val="en-US"/>
        </w:rPr>
      </w:pPr>
      <w:r w:rsidRPr="005C00E0">
        <w:rPr>
          <w:sz w:val="28"/>
          <w:lang w:val="en-US"/>
        </w:rPr>
        <w:t>Calculate the bill</w:t>
      </w:r>
    </w:p>
    <w:p w:rsidR="00005ACB" w:rsidRPr="005C00E0" w:rsidRDefault="00005ACB" w:rsidP="00005ACB">
      <w:pPr>
        <w:pStyle w:val="NoSpacing"/>
        <w:ind w:left="720"/>
        <w:rPr>
          <w:sz w:val="28"/>
          <w:lang w:val="en-US"/>
        </w:rPr>
      </w:pPr>
      <w:r>
        <w:rPr>
          <w:sz w:val="28"/>
          <w:lang w:val="en-US"/>
        </w:rPr>
        <w:t>When the user place the order by pressing the submit button in the menu then subtotal of each item and grand total are to be displayed in a tabular manner</w:t>
      </w:r>
    </w:p>
    <w:p w:rsidR="00005ACB" w:rsidRPr="005C00E0" w:rsidRDefault="00005ACB" w:rsidP="00005ACB">
      <w:pPr>
        <w:pStyle w:val="NoSpacing"/>
        <w:rPr>
          <w:sz w:val="28"/>
          <w:lang w:val="en-US"/>
        </w:rPr>
      </w:pPr>
    </w:p>
    <w:p w:rsidR="00005ACB" w:rsidRDefault="00005ACB" w:rsidP="00005ACB">
      <w:pPr>
        <w:pStyle w:val="NoSpacing"/>
        <w:numPr>
          <w:ilvl w:val="0"/>
          <w:numId w:val="15"/>
        </w:numPr>
        <w:rPr>
          <w:sz w:val="28"/>
          <w:lang w:val="en-US"/>
        </w:rPr>
      </w:pPr>
      <w:r w:rsidRPr="005C00E0">
        <w:rPr>
          <w:sz w:val="28"/>
          <w:lang w:val="en-US"/>
        </w:rPr>
        <w:t>Approve/reject order(For admin)</w:t>
      </w:r>
    </w:p>
    <w:p w:rsidR="00005ACB" w:rsidRPr="005C00E0" w:rsidRDefault="00005ACB" w:rsidP="00005ACB">
      <w:pPr>
        <w:pStyle w:val="NoSpacing"/>
        <w:ind w:left="720"/>
        <w:rPr>
          <w:sz w:val="28"/>
          <w:lang w:val="en-US"/>
        </w:rPr>
      </w:pPr>
      <w:r>
        <w:rPr>
          <w:sz w:val="28"/>
          <w:lang w:val="en-US"/>
        </w:rPr>
        <w:t xml:space="preserve">The admin can reject or accept a particular order on the basis of the real time inventory he has or the current status of the restaurant. </w:t>
      </w:r>
    </w:p>
    <w:p w:rsidR="00005ACB" w:rsidRDefault="00005ACB" w:rsidP="00005ACB">
      <w:pPr>
        <w:pStyle w:val="NoSpacing"/>
        <w:numPr>
          <w:ilvl w:val="0"/>
          <w:numId w:val="15"/>
        </w:numPr>
        <w:rPr>
          <w:sz w:val="28"/>
          <w:lang w:val="en-US"/>
        </w:rPr>
      </w:pPr>
      <w:r w:rsidRPr="005C00E0">
        <w:rPr>
          <w:sz w:val="28"/>
          <w:lang w:val="en-US"/>
        </w:rPr>
        <w:t>Change password</w:t>
      </w:r>
    </w:p>
    <w:p w:rsidR="00005ACB" w:rsidRDefault="00005ACB" w:rsidP="00005ACB">
      <w:pPr>
        <w:pStyle w:val="NoSpacing"/>
        <w:ind w:left="720"/>
        <w:rPr>
          <w:sz w:val="28"/>
          <w:lang w:val="en-US"/>
        </w:rPr>
      </w:pPr>
      <w:r>
        <w:rPr>
          <w:sz w:val="28"/>
          <w:lang w:val="en-US"/>
        </w:rPr>
        <w:t>The form ask the user for the following</w:t>
      </w:r>
    </w:p>
    <w:p w:rsidR="00005ACB" w:rsidRDefault="00005ACB" w:rsidP="00005ACB">
      <w:pPr>
        <w:pStyle w:val="NoSpacing"/>
        <w:numPr>
          <w:ilvl w:val="0"/>
          <w:numId w:val="17"/>
        </w:numPr>
        <w:rPr>
          <w:sz w:val="28"/>
          <w:lang w:val="en-US"/>
        </w:rPr>
      </w:pPr>
      <w:r>
        <w:rPr>
          <w:sz w:val="28"/>
          <w:lang w:val="en-US"/>
        </w:rPr>
        <w:t>His old password</w:t>
      </w:r>
    </w:p>
    <w:p w:rsidR="00005ACB" w:rsidRDefault="00005ACB" w:rsidP="00005ACB">
      <w:pPr>
        <w:pStyle w:val="NoSpacing"/>
        <w:numPr>
          <w:ilvl w:val="0"/>
          <w:numId w:val="17"/>
        </w:numPr>
        <w:rPr>
          <w:sz w:val="28"/>
          <w:lang w:val="en-US"/>
        </w:rPr>
      </w:pPr>
      <w:r>
        <w:rPr>
          <w:sz w:val="28"/>
          <w:lang w:val="en-US"/>
        </w:rPr>
        <w:t>His new password</w:t>
      </w:r>
    </w:p>
    <w:p w:rsidR="00CC4CA9" w:rsidRDefault="00005ACB" w:rsidP="00005ACB">
      <w:pPr>
        <w:pStyle w:val="NoSpacing"/>
        <w:numPr>
          <w:ilvl w:val="0"/>
          <w:numId w:val="17"/>
        </w:numPr>
        <w:rPr>
          <w:sz w:val="28"/>
          <w:lang w:val="en-US"/>
        </w:rPr>
      </w:pPr>
      <w:r>
        <w:rPr>
          <w:sz w:val="28"/>
          <w:lang w:val="en-US"/>
        </w:rPr>
        <w:t>Retyping his new password</w:t>
      </w:r>
    </w:p>
    <w:p w:rsidR="00005ACB" w:rsidRDefault="00005ACB" w:rsidP="00005ACB">
      <w:pPr>
        <w:pStyle w:val="NoSpacing"/>
        <w:rPr>
          <w:sz w:val="28"/>
          <w:lang w:val="en-US"/>
        </w:rPr>
      </w:pPr>
    </w:p>
    <w:p w:rsidR="00A07C4C" w:rsidRDefault="004D5B91" w:rsidP="00A07C4C">
      <w:pPr>
        <w:tabs>
          <w:tab w:val="left" w:pos="1544"/>
        </w:tabs>
        <w:rPr>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76" w:author="Osho Agyeya" w:date="2016-10-10T11:39:00Z">
        <w:r w:rsidRPr="00505E9F">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Structure:</w:t>
        </w:r>
      </w:ins>
      <w:r w:rsidR="004C58A9">
        <w:rPr>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D5B91" w:rsidRDefault="004C58A9" w:rsidP="00A07C4C">
      <w:pPr>
        <w:tabs>
          <w:tab w:val="left" w:pos="1544"/>
        </w:tabs>
        <w:rPr>
          <w:sz w:val="28"/>
          <w:szCs w:val="28"/>
        </w:rPr>
      </w:pPr>
      <w:r w:rsidRPr="004C58A9">
        <w:rPr>
          <w:sz w:val="28"/>
          <w:szCs w:val="28"/>
        </w:rPr>
        <w:t>The data structure used for order processing is queue which operates in FIFO manner.</w:t>
      </w:r>
    </w:p>
    <w:p w:rsidR="005D0883" w:rsidRPr="00A07C4C" w:rsidRDefault="005D0883" w:rsidP="00A07C4C">
      <w:pPr>
        <w:tabs>
          <w:tab w:val="left" w:pos="1544"/>
        </w:tabs>
        <w:rPr>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4109" w:rsidRDefault="005D0883" w:rsidP="00284109">
      <w:pPr>
        <w:tabs>
          <w:tab w:val="left" w:pos="1544"/>
        </w:tabs>
        <w:rPr>
          <w:sz w:val="28"/>
          <w:szCs w:val="28"/>
        </w:rPr>
      </w:pPr>
      <w:r>
        <w:rPr>
          <w:sz w:val="28"/>
          <w:szCs w:val="28"/>
        </w:rPr>
        <w:t xml:space="preserve">                            </w:t>
      </w:r>
      <w:r w:rsidR="00284109">
        <w:rPr>
          <w:noProof/>
          <w:lang w:eastAsia="en-IN"/>
        </w:rPr>
        <w:drawing>
          <wp:inline distT="0" distB="0" distL="0" distR="0">
            <wp:extent cx="2871387" cy="1946703"/>
            <wp:effectExtent l="0" t="0" r="0" b="0"/>
            <wp:docPr id="5" name="Picture 5" descr="https://netmatze.files.wordpress.com/2014/08/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tmatze.files.wordpress.com/2014/08/queu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1236" cy="1960160"/>
                    </a:xfrm>
                    <a:prstGeom prst="rect">
                      <a:avLst/>
                    </a:prstGeom>
                    <a:noFill/>
                    <a:ln>
                      <a:noFill/>
                    </a:ln>
                  </pic:spPr>
                </pic:pic>
              </a:graphicData>
            </a:graphic>
          </wp:inline>
        </w:drawing>
      </w:r>
    </w:p>
    <w:p w:rsidR="00CC4CA9" w:rsidRDefault="00CC4CA9" w:rsidP="00284557">
      <w:pPr>
        <w:tabs>
          <w:tab w:val="left" w:pos="1544"/>
        </w:tabs>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B1BA1" w:rsidRPr="00D578D1" w:rsidRDefault="004D5B91" w:rsidP="00284557">
      <w:pPr>
        <w:tabs>
          <w:tab w:val="left" w:pos="1544"/>
        </w:tabs>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77" w:author="Osho Agyeya" w:date="2016-10-10T11:39:00Z">
        <w:r w:rsidRPr="004D5B91">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78" w:author="Osho Agyeya" w:date="2016-10-10T11:39:00Z">
              <w:rPr>
                <w:rFonts w:ascii="Calibri" w:hAnsi="Calibri" w:cs="Calibri"/>
                <w:color w:val="000000"/>
              </w:rPr>
            </w:rPrChange>
          </w:rPr>
          <w:lastRenderedPageBreak/>
          <w:t>Packaging specifications</w:t>
        </w:r>
        <w:r>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ins>
    </w:p>
    <w:p w:rsidR="003F629C" w:rsidRPr="003F629C" w:rsidRDefault="00F56C97" w:rsidP="003F629C">
      <w:pPr>
        <w:pStyle w:val="NoSpacing"/>
        <w:rPr>
          <w:sz w:val="36"/>
          <w:lang w:val="en-US"/>
        </w:rPr>
      </w:pPr>
      <w:r w:rsidRPr="00FD629F">
        <w:rPr>
          <w:sz w:val="24"/>
          <w:lang w:val="en-US"/>
        </w:rPr>
        <w:t>Certain pac</w:t>
      </w:r>
      <w:r w:rsidR="003F629C" w:rsidRPr="00FD629F">
        <w:rPr>
          <w:sz w:val="24"/>
          <w:lang w:val="en-US"/>
        </w:rPr>
        <w:t>kaging principles have been followed in order to organize the entire system:</w:t>
      </w:r>
    </w:p>
    <w:p w:rsidR="003F629C" w:rsidRPr="008856D7" w:rsidRDefault="003F629C" w:rsidP="00E130D4">
      <w:pPr>
        <w:tabs>
          <w:tab w:val="left" w:pos="1544"/>
        </w:tabs>
        <w:rPr>
          <w:rFonts w:cstheme="minorHAnsi"/>
          <w:color w:val="2E74B5" w:themeColor="accent1" w:themeShade="BF"/>
          <w:sz w:val="1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F629C" w:rsidRPr="00F24E6D" w:rsidRDefault="003F629C" w:rsidP="003F629C">
      <w:pPr>
        <w:autoSpaceDE w:val="0"/>
        <w:autoSpaceDN w:val="0"/>
        <w:adjustRightInd w:val="0"/>
        <w:spacing w:after="0" w:line="240" w:lineRule="auto"/>
        <w:rPr>
          <w:rFonts w:cstheme="minorHAnsi"/>
          <w:i/>
          <w:iCs/>
          <w:color w:val="000000"/>
          <w:sz w:val="24"/>
          <w:szCs w:val="24"/>
        </w:rPr>
      </w:pPr>
      <w:r w:rsidRPr="00F24E6D">
        <w:rPr>
          <w:rFonts w:cstheme="minorHAnsi"/>
          <w:b/>
          <w:bCs/>
          <w:color w:val="FFC000"/>
          <w:sz w:val="24"/>
          <w:szCs w:val="24"/>
        </w:rPr>
        <w:t xml:space="preserve">The Release Reuse Equivalency Principle (REP). </w:t>
      </w:r>
      <w:r w:rsidR="00F24E6D">
        <w:rPr>
          <w:rFonts w:cstheme="minorHAnsi"/>
          <w:b/>
          <w:bCs/>
          <w:color w:val="FFC000"/>
          <w:sz w:val="24"/>
          <w:szCs w:val="24"/>
        </w:rPr>
        <w:t xml:space="preserve"> </w:t>
      </w:r>
      <w:r w:rsidRPr="00F24E6D">
        <w:rPr>
          <w:rFonts w:cstheme="minorHAnsi"/>
          <w:i/>
          <w:iCs/>
          <w:color w:val="000000"/>
          <w:sz w:val="24"/>
          <w:szCs w:val="24"/>
        </w:rPr>
        <w:t>“The granule of reuse is the</w:t>
      </w:r>
    </w:p>
    <w:p w:rsidR="003F629C" w:rsidRPr="00F24E6D" w:rsidRDefault="003F629C" w:rsidP="003F629C">
      <w:pPr>
        <w:autoSpaceDE w:val="0"/>
        <w:autoSpaceDN w:val="0"/>
        <w:adjustRightInd w:val="0"/>
        <w:spacing w:after="0" w:line="240" w:lineRule="auto"/>
        <w:rPr>
          <w:rFonts w:cstheme="minorHAnsi"/>
          <w:color w:val="000000"/>
          <w:sz w:val="24"/>
          <w:szCs w:val="24"/>
        </w:rPr>
      </w:pPr>
      <w:proofErr w:type="gramStart"/>
      <w:r w:rsidRPr="00F24E6D">
        <w:rPr>
          <w:rFonts w:cstheme="minorHAnsi"/>
          <w:i/>
          <w:iCs/>
          <w:color w:val="000000"/>
          <w:sz w:val="24"/>
          <w:szCs w:val="24"/>
        </w:rPr>
        <w:t>granule</w:t>
      </w:r>
      <w:proofErr w:type="gramEnd"/>
      <w:r w:rsidRPr="00F24E6D">
        <w:rPr>
          <w:rFonts w:cstheme="minorHAnsi"/>
          <w:i/>
          <w:iCs/>
          <w:color w:val="000000"/>
          <w:sz w:val="24"/>
          <w:szCs w:val="24"/>
        </w:rPr>
        <w:t xml:space="preserve"> of </w:t>
      </w:r>
      <w:r w:rsidR="00736D69" w:rsidRPr="00F24E6D">
        <w:rPr>
          <w:rFonts w:cstheme="minorHAnsi"/>
          <w:i/>
          <w:iCs/>
          <w:color w:val="000000"/>
          <w:sz w:val="24"/>
          <w:szCs w:val="24"/>
        </w:rPr>
        <w:t>release”.</w:t>
      </w:r>
      <w:r w:rsidR="00736D69" w:rsidRPr="00F24E6D">
        <w:rPr>
          <w:rFonts w:cstheme="minorHAnsi"/>
          <w:color w:val="000000"/>
          <w:sz w:val="24"/>
          <w:szCs w:val="24"/>
        </w:rPr>
        <w:t xml:space="preserve"> When</w:t>
      </w:r>
      <w:r w:rsidRPr="00F24E6D">
        <w:rPr>
          <w:rFonts w:cstheme="minorHAnsi"/>
          <w:color w:val="000000"/>
          <w:sz w:val="24"/>
          <w:szCs w:val="24"/>
        </w:rPr>
        <w:t xml:space="preserve"> classes or components are designed for reuse, there</w:t>
      </w:r>
    </w:p>
    <w:p w:rsidR="003F629C" w:rsidRPr="00F24E6D" w:rsidRDefault="003F629C" w:rsidP="003F629C">
      <w:pPr>
        <w:autoSpaceDE w:val="0"/>
        <w:autoSpaceDN w:val="0"/>
        <w:adjustRightInd w:val="0"/>
        <w:spacing w:after="0" w:line="240" w:lineRule="auto"/>
        <w:rPr>
          <w:rFonts w:cstheme="minorHAnsi"/>
          <w:color w:val="000000"/>
          <w:sz w:val="24"/>
          <w:szCs w:val="24"/>
        </w:rPr>
      </w:pPr>
      <w:proofErr w:type="gramStart"/>
      <w:r w:rsidRPr="00F24E6D">
        <w:rPr>
          <w:rFonts w:cstheme="minorHAnsi"/>
          <w:color w:val="000000"/>
          <w:sz w:val="24"/>
          <w:szCs w:val="24"/>
        </w:rPr>
        <w:t>is</w:t>
      </w:r>
      <w:proofErr w:type="gramEnd"/>
      <w:r w:rsidRPr="00F24E6D">
        <w:rPr>
          <w:rFonts w:cstheme="minorHAnsi"/>
          <w:color w:val="000000"/>
          <w:sz w:val="24"/>
          <w:szCs w:val="24"/>
        </w:rPr>
        <w:t xml:space="preserve"> an implicit contract that is established between the developer of the reusable entity</w:t>
      </w:r>
    </w:p>
    <w:p w:rsidR="003F629C" w:rsidRPr="00F24E6D" w:rsidRDefault="003F629C" w:rsidP="003F629C">
      <w:pPr>
        <w:autoSpaceDE w:val="0"/>
        <w:autoSpaceDN w:val="0"/>
        <w:adjustRightInd w:val="0"/>
        <w:spacing w:after="0" w:line="240" w:lineRule="auto"/>
        <w:rPr>
          <w:rFonts w:cstheme="minorHAnsi"/>
          <w:color w:val="000000"/>
          <w:sz w:val="24"/>
          <w:szCs w:val="24"/>
        </w:rPr>
      </w:pPr>
      <w:proofErr w:type="gramStart"/>
      <w:r w:rsidRPr="00F24E6D">
        <w:rPr>
          <w:rFonts w:cstheme="minorHAnsi"/>
          <w:color w:val="000000"/>
          <w:sz w:val="24"/>
          <w:szCs w:val="24"/>
        </w:rPr>
        <w:t>and</w:t>
      </w:r>
      <w:proofErr w:type="gramEnd"/>
      <w:r w:rsidRPr="00F24E6D">
        <w:rPr>
          <w:rFonts w:cstheme="minorHAnsi"/>
          <w:color w:val="000000"/>
          <w:sz w:val="24"/>
          <w:szCs w:val="24"/>
        </w:rPr>
        <w:t xml:space="preserve"> the people who will use it. The developer commits to establish a release control</w:t>
      </w:r>
    </w:p>
    <w:p w:rsidR="003F629C" w:rsidRPr="00F24E6D" w:rsidRDefault="003F629C" w:rsidP="003F629C">
      <w:pPr>
        <w:autoSpaceDE w:val="0"/>
        <w:autoSpaceDN w:val="0"/>
        <w:adjustRightInd w:val="0"/>
        <w:spacing w:after="0" w:line="240" w:lineRule="auto"/>
        <w:rPr>
          <w:rFonts w:cstheme="minorHAnsi"/>
          <w:color w:val="000000"/>
          <w:sz w:val="24"/>
          <w:szCs w:val="24"/>
        </w:rPr>
      </w:pPr>
      <w:proofErr w:type="gramStart"/>
      <w:r w:rsidRPr="00F24E6D">
        <w:rPr>
          <w:rFonts w:cstheme="minorHAnsi"/>
          <w:color w:val="000000"/>
          <w:sz w:val="24"/>
          <w:szCs w:val="24"/>
        </w:rPr>
        <w:t>system</w:t>
      </w:r>
      <w:proofErr w:type="gramEnd"/>
      <w:r w:rsidRPr="00F24E6D">
        <w:rPr>
          <w:rFonts w:cstheme="minorHAnsi"/>
          <w:color w:val="000000"/>
          <w:sz w:val="24"/>
          <w:szCs w:val="24"/>
        </w:rPr>
        <w:t xml:space="preserve"> that supports and maintains older versions of the entity while the users slowly</w:t>
      </w:r>
    </w:p>
    <w:p w:rsidR="003F629C" w:rsidRPr="00F24E6D" w:rsidRDefault="003F629C" w:rsidP="003F629C">
      <w:pPr>
        <w:autoSpaceDE w:val="0"/>
        <w:autoSpaceDN w:val="0"/>
        <w:adjustRightInd w:val="0"/>
        <w:spacing w:after="0" w:line="240" w:lineRule="auto"/>
        <w:rPr>
          <w:rFonts w:cstheme="minorHAnsi"/>
          <w:color w:val="000000"/>
          <w:sz w:val="24"/>
          <w:szCs w:val="24"/>
        </w:rPr>
      </w:pPr>
      <w:proofErr w:type="gramStart"/>
      <w:r w:rsidRPr="00F24E6D">
        <w:rPr>
          <w:rFonts w:cstheme="minorHAnsi"/>
          <w:color w:val="000000"/>
          <w:sz w:val="24"/>
          <w:szCs w:val="24"/>
        </w:rPr>
        <w:t>upgrade</w:t>
      </w:r>
      <w:proofErr w:type="gramEnd"/>
      <w:r w:rsidRPr="00F24E6D">
        <w:rPr>
          <w:rFonts w:cstheme="minorHAnsi"/>
          <w:color w:val="000000"/>
          <w:sz w:val="24"/>
          <w:szCs w:val="24"/>
        </w:rPr>
        <w:t xml:space="preserve"> to the most current version. Rather than addressing each class individually,</w:t>
      </w:r>
    </w:p>
    <w:p w:rsidR="003F629C" w:rsidRPr="00F24E6D" w:rsidRDefault="003F629C" w:rsidP="003F629C">
      <w:pPr>
        <w:autoSpaceDE w:val="0"/>
        <w:autoSpaceDN w:val="0"/>
        <w:adjustRightInd w:val="0"/>
        <w:spacing w:after="0" w:line="240" w:lineRule="auto"/>
        <w:rPr>
          <w:rFonts w:cstheme="minorHAnsi"/>
          <w:color w:val="000000"/>
          <w:sz w:val="24"/>
          <w:szCs w:val="24"/>
        </w:rPr>
      </w:pPr>
      <w:proofErr w:type="gramStart"/>
      <w:r w:rsidRPr="00F24E6D">
        <w:rPr>
          <w:rFonts w:cstheme="minorHAnsi"/>
          <w:color w:val="000000"/>
          <w:sz w:val="24"/>
          <w:szCs w:val="24"/>
        </w:rPr>
        <w:t>it</w:t>
      </w:r>
      <w:proofErr w:type="gramEnd"/>
      <w:r w:rsidRPr="00F24E6D">
        <w:rPr>
          <w:rFonts w:cstheme="minorHAnsi"/>
          <w:color w:val="000000"/>
          <w:sz w:val="24"/>
          <w:szCs w:val="24"/>
        </w:rPr>
        <w:t xml:space="preserve"> is often advisable to group reusable classes into packages that can be managed and</w:t>
      </w:r>
    </w:p>
    <w:p w:rsidR="003F629C" w:rsidRPr="00F24E6D" w:rsidRDefault="003F629C" w:rsidP="003F629C">
      <w:pPr>
        <w:autoSpaceDE w:val="0"/>
        <w:autoSpaceDN w:val="0"/>
        <w:adjustRightInd w:val="0"/>
        <w:spacing w:after="0" w:line="240" w:lineRule="auto"/>
        <w:rPr>
          <w:rFonts w:cstheme="minorHAnsi"/>
          <w:color w:val="000000"/>
          <w:sz w:val="24"/>
          <w:szCs w:val="24"/>
        </w:rPr>
      </w:pPr>
      <w:proofErr w:type="gramStart"/>
      <w:r w:rsidRPr="00F24E6D">
        <w:rPr>
          <w:rFonts w:cstheme="minorHAnsi"/>
          <w:color w:val="000000"/>
          <w:sz w:val="24"/>
          <w:szCs w:val="24"/>
        </w:rPr>
        <w:t>controlled</w:t>
      </w:r>
      <w:proofErr w:type="gramEnd"/>
      <w:r w:rsidRPr="00F24E6D">
        <w:rPr>
          <w:rFonts w:cstheme="minorHAnsi"/>
          <w:color w:val="000000"/>
          <w:sz w:val="24"/>
          <w:szCs w:val="24"/>
        </w:rPr>
        <w:t xml:space="preserve"> as newer versions evolve.</w:t>
      </w:r>
    </w:p>
    <w:p w:rsidR="003F629C" w:rsidRPr="00F24E6D" w:rsidRDefault="003F629C" w:rsidP="003F629C">
      <w:pPr>
        <w:autoSpaceDE w:val="0"/>
        <w:autoSpaceDN w:val="0"/>
        <w:adjustRightInd w:val="0"/>
        <w:spacing w:after="0" w:line="240" w:lineRule="auto"/>
        <w:rPr>
          <w:rFonts w:cstheme="minorHAnsi"/>
          <w:i/>
          <w:iCs/>
          <w:color w:val="000000"/>
          <w:sz w:val="24"/>
          <w:szCs w:val="24"/>
        </w:rPr>
      </w:pPr>
      <w:r w:rsidRPr="00F24E6D">
        <w:rPr>
          <w:rFonts w:cstheme="minorHAnsi"/>
          <w:b/>
          <w:bCs/>
          <w:color w:val="FFC000"/>
          <w:sz w:val="24"/>
          <w:szCs w:val="24"/>
        </w:rPr>
        <w:t xml:space="preserve">The Common Closure Principle (CCP). </w:t>
      </w:r>
      <w:r w:rsidR="00F24E6D">
        <w:rPr>
          <w:rFonts w:cstheme="minorHAnsi"/>
          <w:b/>
          <w:bCs/>
          <w:color w:val="FFC000"/>
          <w:sz w:val="24"/>
          <w:szCs w:val="24"/>
        </w:rPr>
        <w:t xml:space="preserve"> </w:t>
      </w:r>
      <w:r w:rsidRPr="00F24E6D">
        <w:rPr>
          <w:rFonts w:cstheme="minorHAnsi"/>
          <w:i/>
          <w:iCs/>
          <w:color w:val="000000"/>
          <w:sz w:val="24"/>
          <w:szCs w:val="24"/>
        </w:rPr>
        <w:t>“Classes that change together belong</w:t>
      </w:r>
    </w:p>
    <w:p w:rsidR="003F629C" w:rsidRPr="00F24E6D" w:rsidRDefault="003F629C" w:rsidP="003F629C">
      <w:pPr>
        <w:autoSpaceDE w:val="0"/>
        <w:autoSpaceDN w:val="0"/>
        <w:adjustRightInd w:val="0"/>
        <w:spacing w:after="0" w:line="240" w:lineRule="auto"/>
        <w:rPr>
          <w:rFonts w:cstheme="minorHAnsi"/>
          <w:color w:val="000000"/>
          <w:sz w:val="24"/>
          <w:szCs w:val="24"/>
        </w:rPr>
      </w:pPr>
      <w:proofErr w:type="gramStart"/>
      <w:r w:rsidRPr="00F24E6D">
        <w:rPr>
          <w:rFonts w:cstheme="minorHAnsi"/>
          <w:i/>
          <w:iCs/>
          <w:color w:val="000000"/>
          <w:sz w:val="24"/>
          <w:szCs w:val="24"/>
        </w:rPr>
        <w:t>together</w:t>
      </w:r>
      <w:proofErr w:type="gramEnd"/>
      <w:r w:rsidRPr="00F24E6D">
        <w:rPr>
          <w:rFonts w:cstheme="minorHAnsi"/>
          <w:i/>
          <w:iCs/>
          <w:color w:val="000000"/>
          <w:sz w:val="24"/>
          <w:szCs w:val="24"/>
        </w:rPr>
        <w:t>.”</w:t>
      </w:r>
      <w:r w:rsidRPr="00F24E6D">
        <w:rPr>
          <w:rFonts w:cstheme="minorHAnsi"/>
          <w:color w:val="000000"/>
          <w:sz w:val="24"/>
          <w:szCs w:val="24"/>
        </w:rPr>
        <w:t>. Classes should be packaged cohesively. That is, when classes are</w:t>
      </w:r>
    </w:p>
    <w:p w:rsidR="003F629C" w:rsidRPr="00F24E6D" w:rsidRDefault="003F629C" w:rsidP="003F629C">
      <w:pPr>
        <w:autoSpaceDE w:val="0"/>
        <w:autoSpaceDN w:val="0"/>
        <w:adjustRightInd w:val="0"/>
        <w:spacing w:after="0" w:line="240" w:lineRule="auto"/>
        <w:rPr>
          <w:rFonts w:cstheme="minorHAnsi"/>
          <w:color w:val="000000"/>
          <w:sz w:val="24"/>
          <w:szCs w:val="24"/>
        </w:rPr>
      </w:pPr>
      <w:proofErr w:type="gramStart"/>
      <w:r w:rsidRPr="00F24E6D">
        <w:rPr>
          <w:rFonts w:cstheme="minorHAnsi"/>
          <w:color w:val="000000"/>
          <w:sz w:val="24"/>
          <w:szCs w:val="24"/>
        </w:rPr>
        <w:t>packaged</w:t>
      </w:r>
      <w:proofErr w:type="gramEnd"/>
      <w:r w:rsidRPr="00F24E6D">
        <w:rPr>
          <w:rFonts w:cstheme="minorHAnsi"/>
          <w:color w:val="000000"/>
          <w:sz w:val="24"/>
          <w:szCs w:val="24"/>
        </w:rPr>
        <w:t xml:space="preserve"> as part of a design, they should address the same functional or behavioural</w:t>
      </w:r>
    </w:p>
    <w:p w:rsidR="003F629C" w:rsidRPr="00F24E6D" w:rsidRDefault="003F629C" w:rsidP="003F629C">
      <w:pPr>
        <w:autoSpaceDE w:val="0"/>
        <w:autoSpaceDN w:val="0"/>
        <w:adjustRightInd w:val="0"/>
        <w:spacing w:after="0" w:line="240" w:lineRule="auto"/>
        <w:rPr>
          <w:rFonts w:cstheme="minorHAnsi"/>
          <w:color w:val="000000"/>
          <w:sz w:val="24"/>
          <w:szCs w:val="24"/>
        </w:rPr>
      </w:pPr>
      <w:proofErr w:type="gramStart"/>
      <w:r w:rsidRPr="00F24E6D">
        <w:rPr>
          <w:rFonts w:cstheme="minorHAnsi"/>
          <w:color w:val="000000"/>
          <w:sz w:val="24"/>
          <w:szCs w:val="24"/>
        </w:rPr>
        <w:t>area</w:t>
      </w:r>
      <w:proofErr w:type="gramEnd"/>
      <w:r w:rsidRPr="00F24E6D">
        <w:rPr>
          <w:rFonts w:cstheme="minorHAnsi"/>
          <w:color w:val="000000"/>
          <w:sz w:val="24"/>
          <w:szCs w:val="24"/>
        </w:rPr>
        <w:t>. When some characteristic of that area must change, it is likely that only those</w:t>
      </w:r>
    </w:p>
    <w:p w:rsidR="003F629C" w:rsidRPr="00F24E6D" w:rsidRDefault="003F629C" w:rsidP="003F629C">
      <w:pPr>
        <w:autoSpaceDE w:val="0"/>
        <w:autoSpaceDN w:val="0"/>
        <w:adjustRightInd w:val="0"/>
        <w:spacing w:after="0" w:line="240" w:lineRule="auto"/>
        <w:rPr>
          <w:rFonts w:cstheme="minorHAnsi"/>
          <w:color w:val="000000"/>
          <w:sz w:val="24"/>
          <w:szCs w:val="24"/>
        </w:rPr>
      </w:pPr>
      <w:proofErr w:type="gramStart"/>
      <w:r w:rsidRPr="00F24E6D">
        <w:rPr>
          <w:rFonts w:cstheme="minorHAnsi"/>
          <w:color w:val="000000"/>
          <w:sz w:val="24"/>
          <w:szCs w:val="24"/>
        </w:rPr>
        <w:t>classes</w:t>
      </w:r>
      <w:proofErr w:type="gramEnd"/>
      <w:r w:rsidRPr="00F24E6D">
        <w:rPr>
          <w:rFonts w:cstheme="minorHAnsi"/>
          <w:color w:val="000000"/>
          <w:sz w:val="24"/>
          <w:szCs w:val="24"/>
        </w:rPr>
        <w:t xml:space="preserve"> within the package will require modification. This leads to more effective</w:t>
      </w:r>
    </w:p>
    <w:p w:rsidR="003F629C" w:rsidRPr="00F24E6D" w:rsidRDefault="003F629C" w:rsidP="003F629C">
      <w:pPr>
        <w:autoSpaceDE w:val="0"/>
        <w:autoSpaceDN w:val="0"/>
        <w:adjustRightInd w:val="0"/>
        <w:spacing w:after="0" w:line="240" w:lineRule="auto"/>
        <w:rPr>
          <w:rFonts w:cstheme="minorHAnsi"/>
          <w:color w:val="000000"/>
          <w:sz w:val="24"/>
          <w:szCs w:val="24"/>
        </w:rPr>
      </w:pPr>
      <w:proofErr w:type="gramStart"/>
      <w:r w:rsidRPr="00F24E6D">
        <w:rPr>
          <w:rFonts w:cstheme="minorHAnsi"/>
          <w:color w:val="000000"/>
          <w:sz w:val="24"/>
          <w:szCs w:val="24"/>
        </w:rPr>
        <w:t>change</w:t>
      </w:r>
      <w:proofErr w:type="gramEnd"/>
      <w:r w:rsidRPr="00F24E6D">
        <w:rPr>
          <w:rFonts w:cstheme="minorHAnsi"/>
          <w:color w:val="000000"/>
          <w:sz w:val="24"/>
          <w:szCs w:val="24"/>
        </w:rPr>
        <w:t xml:space="preserve"> control and release management.</w:t>
      </w:r>
    </w:p>
    <w:p w:rsidR="003F629C" w:rsidRPr="00F24E6D" w:rsidRDefault="003F629C" w:rsidP="003F629C">
      <w:pPr>
        <w:autoSpaceDE w:val="0"/>
        <w:autoSpaceDN w:val="0"/>
        <w:adjustRightInd w:val="0"/>
        <w:spacing w:after="0" w:line="240" w:lineRule="auto"/>
        <w:rPr>
          <w:rFonts w:cstheme="minorHAnsi"/>
          <w:i/>
          <w:iCs/>
          <w:color w:val="000000"/>
          <w:sz w:val="24"/>
          <w:szCs w:val="24"/>
        </w:rPr>
      </w:pPr>
      <w:r w:rsidRPr="00F24E6D">
        <w:rPr>
          <w:rFonts w:cstheme="minorHAnsi"/>
          <w:b/>
          <w:bCs/>
          <w:color w:val="FFC000"/>
          <w:sz w:val="24"/>
          <w:szCs w:val="24"/>
        </w:rPr>
        <w:t xml:space="preserve">The Common Reuse Principle (CRP). </w:t>
      </w:r>
      <w:r w:rsidR="00F24E6D">
        <w:rPr>
          <w:rFonts w:cstheme="minorHAnsi"/>
          <w:b/>
          <w:bCs/>
          <w:color w:val="FFC000"/>
          <w:sz w:val="24"/>
          <w:szCs w:val="24"/>
        </w:rPr>
        <w:t xml:space="preserve"> </w:t>
      </w:r>
      <w:r w:rsidRPr="00F24E6D">
        <w:rPr>
          <w:rFonts w:cstheme="minorHAnsi"/>
          <w:i/>
          <w:iCs/>
          <w:color w:val="000000"/>
          <w:sz w:val="24"/>
          <w:szCs w:val="24"/>
        </w:rPr>
        <w:t>“Classes that aren’t reused together should</w:t>
      </w:r>
    </w:p>
    <w:p w:rsidR="003F629C" w:rsidRPr="00F24E6D" w:rsidRDefault="003F629C" w:rsidP="003F629C">
      <w:pPr>
        <w:autoSpaceDE w:val="0"/>
        <w:autoSpaceDN w:val="0"/>
        <w:adjustRightInd w:val="0"/>
        <w:spacing w:after="0" w:line="240" w:lineRule="auto"/>
        <w:rPr>
          <w:rFonts w:cstheme="minorHAnsi"/>
          <w:color w:val="000000"/>
          <w:sz w:val="24"/>
          <w:szCs w:val="24"/>
        </w:rPr>
      </w:pPr>
      <w:proofErr w:type="gramStart"/>
      <w:r w:rsidRPr="00F24E6D">
        <w:rPr>
          <w:rFonts w:cstheme="minorHAnsi"/>
          <w:i/>
          <w:iCs/>
          <w:color w:val="000000"/>
          <w:sz w:val="24"/>
          <w:szCs w:val="24"/>
        </w:rPr>
        <w:t>not</w:t>
      </w:r>
      <w:proofErr w:type="gramEnd"/>
      <w:r w:rsidRPr="00F24E6D">
        <w:rPr>
          <w:rFonts w:cstheme="minorHAnsi"/>
          <w:i/>
          <w:iCs/>
          <w:color w:val="000000"/>
          <w:sz w:val="24"/>
          <w:szCs w:val="24"/>
        </w:rPr>
        <w:t xml:space="preserve"> be grouped together”</w:t>
      </w:r>
      <w:r w:rsidRPr="00F24E6D">
        <w:rPr>
          <w:rFonts w:cstheme="minorHAnsi"/>
          <w:color w:val="000000"/>
          <w:sz w:val="24"/>
          <w:szCs w:val="24"/>
        </w:rPr>
        <w:t>. When one or more classes within a package</w:t>
      </w:r>
    </w:p>
    <w:p w:rsidR="003F629C" w:rsidRPr="00F24E6D" w:rsidRDefault="003F629C" w:rsidP="003F629C">
      <w:pPr>
        <w:autoSpaceDE w:val="0"/>
        <w:autoSpaceDN w:val="0"/>
        <w:adjustRightInd w:val="0"/>
        <w:spacing w:after="0" w:line="240" w:lineRule="auto"/>
        <w:rPr>
          <w:rFonts w:cstheme="minorHAnsi"/>
          <w:color w:val="000000"/>
          <w:sz w:val="24"/>
          <w:szCs w:val="24"/>
        </w:rPr>
      </w:pPr>
      <w:proofErr w:type="gramStart"/>
      <w:r w:rsidRPr="00F24E6D">
        <w:rPr>
          <w:rFonts w:cstheme="minorHAnsi"/>
          <w:color w:val="000000"/>
          <w:sz w:val="24"/>
          <w:szCs w:val="24"/>
        </w:rPr>
        <w:t>changes</w:t>
      </w:r>
      <w:proofErr w:type="gramEnd"/>
      <w:r w:rsidRPr="00F24E6D">
        <w:rPr>
          <w:rFonts w:cstheme="minorHAnsi"/>
          <w:color w:val="000000"/>
          <w:sz w:val="24"/>
          <w:szCs w:val="24"/>
        </w:rPr>
        <w:t>, the release number of the package changes. All other classes or packages</w:t>
      </w:r>
    </w:p>
    <w:p w:rsidR="003F629C" w:rsidRPr="00F24E6D" w:rsidRDefault="003F629C" w:rsidP="003F629C">
      <w:pPr>
        <w:autoSpaceDE w:val="0"/>
        <w:autoSpaceDN w:val="0"/>
        <w:adjustRightInd w:val="0"/>
        <w:spacing w:after="0" w:line="240" w:lineRule="auto"/>
        <w:rPr>
          <w:rFonts w:cstheme="minorHAnsi"/>
          <w:color w:val="000000"/>
          <w:sz w:val="24"/>
          <w:szCs w:val="24"/>
        </w:rPr>
      </w:pPr>
      <w:proofErr w:type="gramStart"/>
      <w:r w:rsidRPr="00F24E6D">
        <w:rPr>
          <w:rFonts w:cstheme="minorHAnsi"/>
          <w:color w:val="000000"/>
          <w:sz w:val="24"/>
          <w:szCs w:val="24"/>
        </w:rPr>
        <w:t>that</w:t>
      </w:r>
      <w:proofErr w:type="gramEnd"/>
      <w:r w:rsidRPr="00F24E6D">
        <w:rPr>
          <w:rFonts w:cstheme="minorHAnsi"/>
          <w:color w:val="000000"/>
          <w:sz w:val="24"/>
          <w:szCs w:val="24"/>
        </w:rPr>
        <w:t xml:space="preserve"> rely on the package that has been changed must now update to the most recent</w:t>
      </w:r>
    </w:p>
    <w:p w:rsidR="003F629C" w:rsidRPr="00F24E6D" w:rsidRDefault="003F629C" w:rsidP="003F629C">
      <w:pPr>
        <w:autoSpaceDE w:val="0"/>
        <w:autoSpaceDN w:val="0"/>
        <w:adjustRightInd w:val="0"/>
        <w:spacing w:after="0" w:line="240" w:lineRule="auto"/>
        <w:rPr>
          <w:rFonts w:cstheme="minorHAnsi"/>
          <w:color w:val="000000"/>
          <w:sz w:val="24"/>
          <w:szCs w:val="24"/>
        </w:rPr>
      </w:pPr>
      <w:proofErr w:type="gramStart"/>
      <w:r w:rsidRPr="00F24E6D">
        <w:rPr>
          <w:rFonts w:cstheme="minorHAnsi"/>
          <w:color w:val="000000"/>
          <w:sz w:val="24"/>
          <w:szCs w:val="24"/>
        </w:rPr>
        <w:t>release</w:t>
      </w:r>
      <w:proofErr w:type="gramEnd"/>
      <w:r w:rsidRPr="00F24E6D">
        <w:rPr>
          <w:rFonts w:cstheme="minorHAnsi"/>
          <w:color w:val="000000"/>
          <w:sz w:val="24"/>
          <w:szCs w:val="24"/>
        </w:rPr>
        <w:t xml:space="preserve"> of the package and be tested to ensure that the new release operates without</w:t>
      </w:r>
    </w:p>
    <w:p w:rsidR="00D578D1" w:rsidRDefault="003F629C" w:rsidP="00E130D4">
      <w:pPr>
        <w:tabs>
          <w:tab w:val="left" w:pos="1544"/>
        </w:tabs>
        <w:rPr>
          <w:rFonts w:cstheme="minorHAnsi"/>
          <w:color w:val="000000"/>
          <w:sz w:val="24"/>
          <w:szCs w:val="24"/>
        </w:rPr>
      </w:pPr>
      <w:proofErr w:type="gramStart"/>
      <w:r w:rsidRPr="00F24E6D">
        <w:rPr>
          <w:rFonts w:cstheme="minorHAnsi"/>
          <w:color w:val="000000"/>
          <w:sz w:val="24"/>
          <w:szCs w:val="24"/>
        </w:rPr>
        <w:t>incident</w:t>
      </w:r>
      <w:proofErr w:type="gramEnd"/>
      <w:r w:rsidRPr="00F24E6D">
        <w:rPr>
          <w:rFonts w:cstheme="minorHAnsi"/>
          <w:color w:val="000000"/>
          <w:sz w:val="24"/>
          <w:szCs w:val="24"/>
        </w:rPr>
        <w:t>. If classes are not grouped cohesively, it is possible that a class with no relationship to other classes within a package is changed. This will precipitate unnecessary integration and testing. For this reason, only classes that are reused together shou</w:t>
      </w:r>
      <w:r w:rsidR="008433CA">
        <w:rPr>
          <w:rFonts w:cstheme="minorHAnsi"/>
          <w:color w:val="000000"/>
          <w:sz w:val="24"/>
          <w:szCs w:val="24"/>
        </w:rPr>
        <w:t>ld be included within a package.</w:t>
      </w:r>
    </w:p>
    <w:p w:rsidR="00D578D1" w:rsidRDefault="00D578D1" w:rsidP="00E130D4">
      <w:pPr>
        <w:pBdr>
          <w:bottom w:val="single" w:sz="6" w:space="1" w:color="auto"/>
        </w:pBdr>
        <w:tabs>
          <w:tab w:val="left" w:pos="1544"/>
        </w:tabs>
        <w:rPr>
          <w:rFonts w:cstheme="minorHAnsi"/>
          <w:color w:val="000000"/>
          <w:sz w:val="24"/>
          <w:szCs w:val="24"/>
        </w:rPr>
      </w:pPr>
    </w:p>
    <w:p w:rsidR="009B1BA1" w:rsidRPr="00F24E6D" w:rsidDel="004D5B91" w:rsidRDefault="00350EE5" w:rsidP="003F629C">
      <w:pPr>
        <w:autoSpaceDE w:val="0"/>
        <w:autoSpaceDN w:val="0"/>
        <w:adjustRightInd w:val="0"/>
        <w:spacing w:after="0" w:line="240" w:lineRule="auto"/>
        <w:rPr>
          <w:del w:id="179" w:author="Osho Agyeya" w:date="2016-10-10T11:39:00Z"/>
          <w:rFonts w:cstheme="minorHAnsi"/>
          <w:color w:val="000000"/>
          <w:sz w:val="24"/>
          <w:szCs w:val="24"/>
        </w:rPr>
      </w:pPr>
      <w:r>
        <w:rPr>
          <w:color w:val="2E74B5" w:themeColor="accent1" w:themeShade="BF"/>
          <w:sz w:val="24"/>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del w:id="180" w:author="Osho Agyeya" w:date="2016-10-10T11:39:00Z">
        <w:r w:rsidR="00300062" w:rsidRPr="00F24E6D" w:rsidDel="004D5B91">
          <w:rPr>
            <w:color w:val="2E74B5" w:themeColor="accent1" w:themeShade="BF"/>
            <w:sz w:val="24"/>
            <w:szCs w:val="2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HELP MODE:</w:delText>
        </w:r>
      </w:del>
    </w:p>
    <w:p w:rsidR="00300062" w:rsidRPr="00E130D4" w:rsidDel="004D5B91" w:rsidRDefault="00300062" w:rsidP="00284557">
      <w:pPr>
        <w:tabs>
          <w:tab w:val="left" w:pos="1544"/>
        </w:tabs>
        <w:rPr>
          <w:del w:id="181" w:author="Osho Agyeya" w:date="2016-10-10T11:39:00Z"/>
          <w:sz w:val="24"/>
          <w:szCs w:val="24"/>
        </w:rPr>
      </w:pPr>
      <w:del w:id="182" w:author="Osho Agyeya" w:date="2016-10-10T11:39:00Z">
        <w:r w:rsidRPr="00E130D4" w:rsidDel="004D5B91">
          <w:rPr>
            <w:sz w:val="24"/>
            <w:szCs w:val="24"/>
          </w:rPr>
          <w:delText>The help mode is an important segment of this manual. This is mainly used for reference by the user in case of any contingency.</w:delText>
        </w:r>
      </w:del>
    </w:p>
    <w:p w:rsidR="006434EB" w:rsidRPr="00D13EFD" w:rsidDel="004D5B91" w:rsidRDefault="00300062" w:rsidP="006434EB">
      <w:pPr>
        <w:pStyle w:val="ListParagraph"/>
        <w:numPr>
          <w:ilvl w:val="0"/>
          <w:numId w:val="10"/>
        </w:numPr>
        <w:tabs>
          <w:tab w:val="left" w:pos="1544"/>
        </w:tabs>
        <w:rPr>
          <w:del w:id="183" w:author="Osho Agyeya" w:date="2016-10-10T11:39:00Z"/>
          <w:sz w:val="24"/>
        </w:rPr>
      </w:pPr>
      <w:del w:id="184" w:author="Osho Agyeya" w:date="2016-10-10T11:39:00Z">
        <w:r w:rsidRPr="00765EE1" w:rsidDel="004D5B91">
          <w:rPr>
            <w:b/>
            <w:sz w:val="24"/>
          </w:rPr>
          <w:delText xml:space="preserve">Forget </w:delText>
        </w:r>
        <w:r w:rsidR="006434EB" w:rsidRPr="00765EE1" w:rsidDel="004D5B91">
          <w:rPr>
            <w:b/>
            <w:sz w:val="24"/>
          </w:rPr>
          <w:delText>password condition</w:delText>
        </w:r>
        <w:r w:rsidR="006434EB" w:rsidRPr="00D13EFD" w:rsidDel="004D5B91">
          <w:rPr>
            <w:sz w:val="24"/>
          </w:rPr>
          <w:delText>:</w:delText>
        </w:r>
        <w:r w:rsidRPr="00D13EFD" w:rsidDel="004D5B91">
          <w:rPr>
            <w:sz w:val="24"/>
          </w:rPr>
          <w:delText xml:space="preserve"> In case the user forgets his </w:delText>
        </w:r>
        <w:r w:rsidR="00765EE1" w:rsidRPr="00D13EFD" w:rsidDel="004D5B91">
          <w:rPr>
            <w:sz w:val="24"/>
          </w:rPr>
          <w:delText>password,</w:delText>
        </w:r>
        <w:r w:rsidRPr="00D13EFD" w:rsidDel="004D5B91">
          <w:rPr>
            <w:sz w:val="24"/>
          </w:rPr>
          <w:delText xml:space="preserve"> then he is given the option of entering the answer of two questions that he had mentioned at the time of signup.</w:delText>
        </w:r>
        <w:r w:rsidR="006434EB" w:rsidRPr="00D13EFD" w:rsidDel="004D5B91">
          <w:rPr>
            <w:sz w:val="24"/>
          </w:rPr>
          <w:delText xml:space="preserve"> If the user gives the correct option then he/she </w:delText>
        </w:r>
        <w:r w:rsidR="004D7676" w:rsidRPr="00D13EFD" w:rsidDel="004D5B91">
          <w:rPr>
            <w:sz w:val="24"/>
          </w:rPr>
          <w:delText xml:space="preserve">is reminded of </w:delText>
        </w:r>
        <w:r w:rsidR="00765EE1" w:rsidRPr="00D13EFD" w:rsidDel="004D5B91">
          <w:rPr>
            <w:sz w:val="24"/>
          </w:rPr>
          <w:delText>his</w:delText>
        </w:r>
        <w:r w:rsidR="004D7676" w:rsidRPr="00D13EFD" w:rsidDel="004D5B91">
          <w:rPr>
            <w:sz w:val="24"/>
          </w:rPr>
          <w:delText xml:space="preserve"> password.</w:delText>
        </w:r>
      </w:del>
    </w:p>
    <w:p w:rsidR="004D7676" w:rsidRPr="00D13EFD" w:rsidDel="004D5B91" w:rsidRDefault="00A12242" w:rsidP="006434EB">
      <w:pPr>
        <w:pStyle w:val="ListParagraph"/>
        <w:numPr>
          <w:ilvl w:val="0"/>
          <w:numId w:val="10"/>
        </w:numPr>
        <w:tabs>
          <w:tab w:val="left" w:pos="1544"/>
        </w:tabs>
        <w:rPr>
          <w:del w:id="185" w:author="Osho Agyeya" w:date="2016-10-10T11:39:00Z"/>
          <w:sz w:val="24"/>
        </w:rPr>
      </w:pPr>
      <w:del w:id="186" w:author="Osho Agyeya" w:date="2016-10-10T11:39:00Z">
        <w:r w:rsidRPr="00765EE1" w:rsidDel="004D5B91">
          <w:rPr>
            <w:b/>
            <w:sz w:val="24"/>
          </w:rPr>
          <w:delText>Reset</w:delText>
        </w:r>
        <w:r w:rsidR="004D7676" w:rsidRPr="00765EE1" w:rsidDel="004D5B91">
          <w:rPr>
            <w:b/>
            <w:sz w:val="24"/>
          </w:rPr>
          <w:delText xml:space="preserve"> password:</w:delText>
        </w:r>
        <w:r w:rsidR="004D7676" w:rsidRPr="00D13EFD" w:rsidDel="004D5B91">
          <w:rPr>
            <w:sz w:val="24"/>
          </w:rPr>
          <w:delText xml:space="preserve"> In case the user feels that the password chosen by him is inadequate, then he/she can change his password by choosing the option that has been provided.</w:delText>
        </w:r>
      </w:del>
    </w:p>
    <w:p w:rsidR="00A12242" w:rsidDel="004D5B91" w:rsidRDefault="001B1338" w:rsidP="006434EB">
      <w:pPr>
        <w:pStyle w:val="ListParagraph"/>
        <w:numPr>
          <w:ilvl w:val="0"/>
          <w:numId w:val="10"/>
        </w:numPr>
        <w:tabs>
          <w:tab w:val="left" w:pos="1544"/>
        </w:tabs>
        <w:rPr>
          <w:del w:id="187" w:author="Osho Agyeya" w:date="2016-10-10T11:39:00Z"/>
          <w:sz w:val="24"/>
        </w:rPr>
      </w:pPr>
      <w:del w:id="188" w:author="Osho Agyeya" w:date="2016-10-10T11:39:00Z">
        <w:r w:rsidRPr="00765EE1" w:rsidDel="004D5B91">
          <w:rPr>
            <w:b/>
            <w:sz w:val="24"/>
          </w:rPr>
          <w:delText>Cancel order:</w:delText>
        </w:r>
        <w:r w:rsidRPr="00D13EFD" w:rsidDel="004D5B91">
          <w:rPr>
            <w:sz w:val="24"/>
          </w:rPr>
          <w:delText xml:space="preserve"> In case the user feels that the order provided by him can be edited or needs appending, then the user can cancel the present </w:delText>
        </w:r>
        <w:r w:rsidR="002D403E" w:rsidRPr="00D13EFD" w:rsidDel="004D5B91">
          <w:rPr>
            <w:sz w:val="24"/>
          </w:rPr>
          <w:delText>order and upload his new order.</w:delText>
        </w:r>
      </w:del>
    </w:p>
    <w:p w:rsidR="00FA4D7E" w:rsidDel="004D5B91" w:rsidRDefault="00467FE5" w:rsidP="006434EB">
      <w:pPr>
        <w:pStyle w:val="ListParagraph"/>
        <w:numPr>
          <w:ilvl w:val="0"/>
          <w:numId w:val="10"/>
        </w:numPr>
        <w:tabs>
          <w:tab w:val="left" w:pos="1544"/>
        </w:tabs>
        <w:rPr>
          <w:del w:id="189" w:author="Osho Agyeya" w:date="2016-10-10T11:39:00Z"/>
          <w:sz w:val="24"/>
        </w:rPr>
      </w:pPr>
      <w:del w:id="190" w:author="Osho Agyeya" w:date="2016-10-10T11:39:00Z">
        <w:r w:rsidRPr="00765EE1" w:rsidDel="004D5B91">
          <w:rPr>
            <w:b/>
            <w:sz w:val="24"/>
          </w:rPr>
          <w:delText xml:space="preserve">Order not </w:delText>
        </w:r>
        <w:r w:rsidR="0033786C" w:rsidRPr="00765EE1" w:rsidDel="004D5B91">
          <w:rPr>
            <w:b/>
            <w:sz w:val="24"/>
          </w:rPr>
          <w:delText>sent:</w:delText>
        </w:r>
        <w:r w:rsidR="0033786C" w:rsidDel="004D5B91">
          <w:rPr>
            <w:sz w:val="24"/>
          </w:rPr>
          <w:delText xml:space="preserve"> In</w:delText>
        </w:r>
        <w:r w:rsidDel="004D5B91">
          <w:rPr>
            <w:sz w:val="24"/>
          </w:rPr>
          <w:delText xml:space="preserve"> case the order is not sent to the admin or the order processing stage encounters an error, then the user can resend the order without having to mention the order again and again.</w:delText>
        </w:r>
      </w:del>
    </w:p>
    <w:p w:rsidR="00187422" w:rsidDel="004D5B91" w:rsidRDefault="00187422" w:rsidP="00187422">
      <w:pPr>
        <w:pStyle w:val="ListParagraph"/>
        <w:numPr>
          <w:ilvl w:val="0"/>
          <w:numId w:val="10"/>
        </w:numPr>
        <w:tabs>
          <w:tab w:val="left" w:pos="1544"/>
        </w:tabs>
        <w:rPr>
          <w:del w:id="191" w:author="Osho Agyeya" w:date="2016-10-10T11:39:00Z"/>
          <w:sz w:val="24"/>
        </w:rPr>
      </w:pPr>
      <w:del w:id="192" w:author="Osho Agyeya" w:date="2016-10-10T11:39:00Z">
        <w:r w:rsidRPr="00765EE1" w:rsidDel="004D5B91">
          <w:rPr>
            <w:b/>
            <w:sz w:val="24"/>
          </w:rPr>
          <w:delText>Order approval not sent</w:delText>
        </w:r>
        <w:r w:rsidDel="004D5B91">
          <w:rPr>
            <w:sz w:val="24"/>
          </w:rPr>
          <w:delText xml:space="preserve">: In case the order is </w:delText>
        </w:r>
        <w:r w:rsidR="00765EE1" w:rsidDel="004D5B91">
          <w:rPr>
            <w:sz w:val="24"/>
          </w:rPr>
          <w:delText>not approved</w:delText>
        </w:r>
        <w:r w:rsidDel="004D5B91">
          <w:rPr>
            <w:sz w:val="24"/>
          </w:rPr>
          <w:delText xml:space="preserve"> by the admin or the order approving stage encounters an error, then the admin can resend the order approval.</w:delText>
        </w:r>
      </w:del>
    </w:p>
    <w:p w:rsidR="0033786C" w:rsidRPr="004C40B6" w:rsidDel="004D5B91" w:rsidRDefault="00765EE1" w:rsidP="006434EB">
      <w:pPr>
        <w:pStyle w:val="ListParagraph"/>
        <w:numPr>
          <w:ilvl w:val="0"/>
          <w:numId w:val="10"/>
        </w:numPr>
        <w:tabs>
          <w:tab w:val="left" w:pos="1544"/>
        </w:tabs>
        <w:rPr>
          <w:del w:id="193" w:author="Osho Agyeya" w:date="2016-10-10T11:39:00Z"/>
          <w:b/>
          <w:sz w:val="24"/>
        </w:rPr>
      </w:pPr>
      <w:del w:id="194" w:author="Osho Agyeya" w:date="2016-10-10T11:39:00Z">
        <w:r w:rsidRPr="00765EE1" w:rsidDel="004D5B91">
          <w:rPr>
            <w:b/>
            <w:sz w:val="24"/>
          </w:rPr>
          <w:delText>Order item confusion:</w:delText>
        </w:r>
        <w:r w:rsidDel="004D5B91">
          <w:rPr>
            <w:sz w:val="24"/>
          </w:rPr>
          <w:delText xml:space="preserve"> The names of the dishes have been made available in the most simple language as possible.</w:delText>
        </w:r>
        <w:r w:rsidR="004C40B6" w:rsidDel="004D5B91">
          <w:rPr>
            <w:sz w:val="24"/>
          </w:rPr>
          <w:delText xml:space="preserve"> If any confusion persists, then the customer can find the relevant information about the dish online simultaneously.</w:delText>
        </w:r>
      </w:del>
    </w:p>
    <w:p w:rsidR="004C40B6" w:rsidRPr="00765EE1" w:rsidDel="004D5B91" w:rsidRDefault="00457C9A" w:rsidP="006434EB">
      <w:pPr>
        <w:pStyle w:val="ListParagraph"/>
        <w:numPr>
          <w:ilvl w:val="0"/>
          <w:numId w:val="10"/>
        </w:numPr>
        <w:tabs>
          <w:tab w:val="left" w:pos="1544"/>
        </w:tabs>
        <w:rPr>
          <w:del w:id="195" w:author="Osho Agyeya" w:date="2016-10-10T11:39:00Z"/>
          <w:b/>
          <w:sz w:val="24"/>
        </w:rPr>
      </w:pPr>
      <w:del w:id="196" w:author="Osho Agyeya" w:date="2016-10-10T11:39:00Z">
        <w:r w:rsidDel="004D5B91">
          <w:rPr>
            <w:b/>
            <w:sz w:val="24"/>
          </w:rPr>
          <w:delText>Bill calculation:</w:delText>
        </w:r>
        <w:r w:rsidDel="004D5B91">
          <w:rPr>
            <w:sz w:val="24"/>
          </w:rPr>
          <w:delText xml:space="preserve"> The script for calculating the price has been made with utmost accuracy. In case the final amount has some calculation error, then the order can be cancelled and mentioned again.</w:delText>
        </w:r>
      </w:del>
    </w:p>
    <w:p w:rsidR="002D403E" w:rsidDel="004D5B91" w:rsidRDefault="002D403E" w:rsidP="00E130D4">
      <w:pPr>
        <w:pBdr>
          <w:bottom w:val="single" w:sz="6" w:space="1" w:color="auto"/>
        </w:pBdr>
        <w:tabs>
          <w:tab w:val="left" w:pos="1544"/>
        </w:tabs>
        <w:rPr>
          <w:del w:id="197" w:author="Osho Agyeya" w:date="2016-10-10T11:39:00Z"/>
        </w:rPr>
      </w:pPr>
    </w:p>
    <w:p w:rsidR="005045F6" w:rsidRPr="001E277C" w:rsidRDefault="00E130D4" w:rsidP="006E5776">
      <w:pPr>
        <w:tabs>
          <w:tab w:val="left" w:pos="1544"/>
        </w:tabs>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del w:id="198" w:author="Osho Agyeya" w:date="2016-10-10T11:39:00Z">
        <w:r w:rsidRPr="00E130D4" w:rsidDel="004D5B91">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SAMPLE RUN</w:delText>
        </w:r>
        <w:r w:rsidR="005D3397" w:rsidDel="004D5B91">
          <w:rPr>
            <w:color w:val="2E74B5" w:themeColor="accent1" w:themeShade="BF"/>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 xml:space="preserve">(to be attached by </w:delText>
        </w:r>
      </w:del>
    </w:p>
    <w:sectPr w:rsidR="005045F6" w:rsidRPr="001E277C" w:rsidSect="004F3CD9">
      <w:footerReference w:type="even" r:id="rId22"/>
      <w:footerReference w:type="default" r:id="rId23"/>
      <w:foot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32FD" w:rsidRDefault="00AD32FD" w:rsidP="00665540">
      <w:pPr>
        <w:spacing w:after="0" w:line="240" w:lineRule="auto"/>
      </w:pPr>
      <w:r>
        <w:separator/>
      </w:r>
    </w:p>
  </w:endnote>
  <w:endnote w:type="continuationSeparator" w:id="0">
    <w:p w:rsidR="00AD32FD" w:rsidRDefault="00AD32FD" w:rsidP="00665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haroni">
    <w:altName w:val="Segoe UI Semibold"/>
    <w:charset w:val="00"/>
    <w:family w:val="auto"/>
    <w:pitch w:val="variable"/>
    <w:sig w:usb0="00000000" w:usb1="00000000" w:usb2="00000000" w:usb3="00000000" w:csb0="00000021" w:csb1="00000000"/>
  </w:font>
  <w:font w:name="FrutigerLTStd-Light">
    <w:panose1 w:val="00000000000000000000"/>
    <w:charset w:val="00"/>
    <w:family w:val="swiss"/>
    <w:notTrueType/>
    <w:pitch w:val="default"/>
    <w:sig w:usb0="00000003" w:usb1="00000000" w:usb2="00000000" w:usb3="00000000" w:csb0="00000001" w:csb1="00000000"/>
  </w:font>
  <w:font w:name="Leawood-Book">
    <w:panose1 w:val="00000000000000000000"/>
    <w:charset w:val="00"/>
    <w:family w:val="roman"/>
    <w:notTrueType/>
    <w:pitch w:val="default"/>
    <w:sig w:usb0="00000003" w:usb1="00000000" w:usb2="00000000" w:usb3="00000000" w:csb0="00000001" w:csb1="00000000"/>
  </w:font>
  <w:font w:name="Leawood-BookItalic">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F4B" w:rsidRDefault="001E13F2">
    <w:pPr>
      <w:spacing w:after="32" w:line="248" w:lineRule="auto"/>
    </w:pPr>
    <w:r>
      <w:t xml:space="preserve">Version 2011                                                              Page </w:t>
    </w:r>
    <w:r>
      <w:fldChar w:fldCharType="begin"/>
    </w:r>
    <w:r>
      <w:instrText xml:space="preserve"> PAGE   \* MERGEFORMAT </w:instrText>
    </w:r>
    <w:r>
      <w:fldChar w:fldCharType="separate"/>
    </w:r>
    <w:r>
      <w:rPr>
        <w:noProof/>
      </w:rPr>
      <w:t>26</w:t>
    </w:r>
    <w:r>
      <w:fldChar w:fldCharType="end"/>
    </w:r>
    <w:r>
      <w:t xml:space="preserve"> of </w:t>
    </w:r>
    <w:r w:rsidR="00AD32FD">
      <w:fldChar w:fldCharType="begin"/>
    </w:r>
    <w:r w:rsidR="00AD32FD">
      <w:instrText xml:space="preserve"> NUMPAGES   \* MERGEFORMAT </w:instrText>
    </w:r>
    <w:r w:rsidR="00AD32FD">
      <w:fldChar w:fldCharType="separate"/>
    </w:r>
    <w:r w:rsidR="00EA2A9F">
      <w:rPr>
        <w:noProof/>
      </w:rPr>
      <w:t>13</w:t>
    </w:r>
    <w:r w:rsidR="00AD32FD">
      <w:rPr>
        <w:noProof/>
      </w:rPr>
      <w:fldChar w:fldCharType="end"/>
    </w:r>
    <w:r>
      <w:t xml:space="preserve">                                                                          </w:t>
    </w:r>
  </w:p>
  <w:p w:rsidR="004B2F4B" w:rsidRDefault="001E13F2">
    <w:pPr>
      <w:spacing w:after="32" w:line="240" w:lineRule="auto"/>
    </w:pPr>
    <w:r>
      <w:t xml:space="preserve">© Requirements Engineering Qualifications Board </w:t>
    </w:r>
  </w:p>
  <w:p w:rsidR="004B2F4B" w:rsidRDefault="001E13F2">
    <w:pPr>
      <w:spacing w:after="32" w:line="240" w:lineRule="auto"/>
    </w:pPr>
    <w:r>
      <w:t xml:space="preserve"> </w:t>
    </w:r>
  </w:p>
  <w:p w:rsidR="004B2F4B" w:rsidRDefault="001E13F2">
    <w:pPr>
      <w:spacing w:after="35" w:line="240" w:lineRule="auto"/>
    </w:pPr>
    <w:r>
      <w:t xml:space="preserve"> </w:t>
    </w:r>
  </w:p>
  <w:p w:rsidR="004B2F4B" w:rsidRDefault="001E13F2">
    <w:pPr>
      <w:spacing w:after="0" w:line="240" w:lineRule="auto"/>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F4B" w:rsidRDefault="001E13F2">
    <w:pPr>
      <w:spacing w:after="32" w:line="248" w:lineRule="auto"/>
    </w:pPr>
    <w:r>
      <w:t xml:space="preserve">                                                                    </w:t>
    </w:r>
  </w:p>
  <w:p w:rsidR="004B2F4B" w:rsidRDefault="00AD32FD">
    <w:pPr>
      <w:spacing w:after="35" w:line="240" w:lineRule="auto"/>
    </w:pPr>
  </w:p>
  <w:p w:rsidR="004B2F4B" w:rsidRDefault="001E13F2">
    <w:pPr>
      <w:spacing w:after="0" w:line="240" w:lineRule="auto"/>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F4B" w:rsidRDefault="00AD32FD">
    <w:pPr>
      <w:spacing w:after="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32FD" w:rsidRDefault="00AD32FD" w:rsidP="00665540">
      <w:pPr>
        <w:spacing w:after="0" w:line="240" w:lineRule="auto"/>
      </w:pPr>
      <w:r>
        <w:separator/>
      </w:r>
    </w:p>
  </w:footnote>
  <w:footnote w:type="continuationSeparator" w:id="0">
    <w:p w:rsidR="00AD32FD" w:rsidRDefault="00AD32FD" w:rsidP="006655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C6F7C"/>
    <w:multiLevelType w:val="hybridMultilevel"/>
    <w:tmpl w:val="8C64597E"/>
    <w:lvl w:ilvl="0" w:tplc="B5F4DC0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6627D5F"/>
    <w:multiLevelType w:val="hybridMultilevel"/>
    <w:tmpl w:val="D78485C2"/>
    <w:lvl w:ilvl="0" w:tplc="0B9A4CD4">
      <w:start w:val="1"/>
      <w:numFmt w:val="bullet"/>
      <w:lvlText w:val="•"/>
      <w:lvlJc w:val="left"/>
      <w:pPr>
        <w:ind w:left="708"/>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C7246E68">
      <w:start w:val="1"/>
      <w:numFmt w:val="bullet"/>
      <w:lvlText w:val="o"/>
      <w:lvlJc w:val="left"/>
      <w:pPr>
        <w:ind w:left="14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F04C50FC">
      <w:start w:val="1"/>
      <w:numFmt w:val="bullet"/>
      <w:lvlText w:val="▪"/>
      <w:lvlJc w:val="left"/>
      <w:pPr>
        <w:ind w:left="21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511E4A08">
      <w:start w:val="1"/>
      <w:numFmt w:val="bullet"/>
      <w:lvlText w:val="•"/>
      <w:lvlJc w:val="left"/>
      <w:pPr>
        <w:ind w:left="28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6292E76E">
      <w:start w:val="1"/>
      <w:numFmt w:val="bullet"/>
      <w:lvlText w:val="o"/>
      <w:lvlJc w:val="left"/>
      <w:pPr>
        <w:ind w:left="36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132E1FAC">
      <w:start w:val="1"/>
      <w:numFmt w:val="bullet"/>
      <w:lvlText w:val="▪"/>
      <w:lvlJc w:val="left"/>
      <w:pPr>
        <w:ind w:left="43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955EB484">
      <w:start w:val="1"/>
      <w:numFmt w:val="bullet"/>
      <w:lvlText w:val="•"/>
      <w:lvlJc w:val="left"/>
      <w:pPr>
        <w:ind w:left="50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BE94A392">
      <w:start w:val="1"/>
      <w:numFmt w:val="bullet"/>
      <w:lvlText w:val="o"/>
      <w:lvlJc w:val="left"/>
      <w:pPr>
        <w:ind w:left="57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85EE63EA">
      <w:start w:val="1"/>
      <w:numFmt w:val="bullet"/>
      <w:lvlText w:val="▪"/>
      <w:lvlJc w:val="left"/>
      <w:pPr>
        <w:ind w:left="64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2">
    <w:nsid w:val="0B213120"/>
    <w:multiLevelType w:val="hybridMultilevel"/>
    <w:tmpl w:val="AF225FEA"/>
    <w:lvl w:ilvl="0" w:tplc="B5F4DC06">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CCC2C0D"/>
    <w:multiLevelType w:val="hybridMultilevel"/>
    <w:tmpl w:val="51268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F12521C"/>
    <w:multiLevelType w:val="hybridMultilevel"/>
    <w:tmpl w:val="88C8FF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05D04B0"/>
    <w:multiLevelType w:val="hybridMultilevel"/>
    <w:tmpl w:val="2304BF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73B627D"/>
    <w:multiLevelType w:val="hybridMultilevel"/>
    <w:tmpl w:val="3844EC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B9426AF"/>
    <w:multiLevelType w:val="hybridMultilevel"/>
    <w:tmpl w:val="5C9E7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4A8049B"/>
    <w:multiLevelType w:val="hybridMultilevel"/>
    <w:tmpl w:val="1676E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9A25D1D"/>
    <w:multiLevelType w:val="hybridMultilevel"/>
    <w:tmpl w:val="F418C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E5712D8"/>
    <w:multiLevelType w:val="hybridMultilevel"/>
    <w:tmpl w:val="1C44A7B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nsid w:val="4FDE2ABF"/>
    <w:multiLevelType w:val="hybridMultilevel"/>
    <w:tmpl w:val="152475B2"/>
    <w:lvl w:ilvl="0" w:tplc="C6F2CFE6">
      <w:start w:val="1"/>
      <w:numFmt w:val="bullet"/>
      <w:lvlText w:val="•"/>
      <w:lvlJc w:val="left"/>
      <w:pPr>
        <w:ind w:left="708"/>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38242010">
      <w:start w:val="1"/>
      <w:numFmt w:val="bullet"/>
      <w:lvlText w:val="o"/>
      <w:lvlJc w:val="left"/>
      <w:pPr>
        <w:ind w:left="14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8B20DFAE">
      <w:start w:val="1"/>
      <w:numFmt w:val="bullet"/>
      <w:lvlText w:val="▪"/>
      <w:lvlJc w:val="left"/>
      <w:pPr>
        <w:ind w:left="21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BE403748">
      <w:start w:val="1"/>
      <w:numFmt w:val="bullet"/>
      <w:lvlText w:val="•"/>
      <w:lvlJc w:val="left"/>
      <w:pPr>
        <w:ind w:left="28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4DB47934">
      <w:start w:val="1"/>
      <w:numFmt w:val="bullet"/>
      <w:lvlText w:val="o"/>
      <w:lvlJc w:val="left"/>
      <w:pPr>
        <w:ind w:left="36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1BDC36D2">
      <w:start w:val="1"/>
      <w:numFmt w:val="bullet"/>
      <w:lvlText w:val="▪"/>
      <w:lvlJc w:val="left"/>
      <w:pPr>
        <w:ind w:left="43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6282A788">
      <w:start w:val="1"/>
      <w:numFmt w:val="bullet"/>
      <w:lvlText w:val="•"/>
      <w:lvlJc w:val="left"/>
      <w:pPr>
        <w:ind w:left="50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855203C4">
      <w:start w:val="1"/>
      <w:numFmt w:val="bullet"/>
      <w:lvlText w:val="o"/>
      <w:lvlJc w:val="left"/>
      <w:pPr>
        <w:ind w:left="57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B662601C">
      <w:start w:val="1"/>
      <w:numFmt w:val="bullet"/>
      <w:lvlText w:val="▪"/>
      <w:lvlJc w:val="left"/>
      <w:pPr>
        <w:ind w:left="64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12">
    <w:nsid w:val="502B3781"/>
    <w:multiLevelType w:val="hybridMultilevel"/>
    <w:tmpl w:val="070CB5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662A2B44"/>
    <w:multiLevelType w:val="hybridMultilevel"/>
    <w:tmpl w:val="3858F68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4">
    <w:nsid w:val="6C49000C"/>
    <w:multiLevelType w:val="hybridMultilevel"/>
    <w:tmpl w:val="E7765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FD059FB"/>
    <w:multiLevelType w:val="hybridMultilevel"/>
    <w:tmpl w:val="804EC60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170249E"/>
    <w:multiLevelType w:val="hybridMultilevel"/>
    <w:tmpl w:val="1562AA4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nsid w:val="775D775E"/>
    <w:multiLevelType w:val="hybridMultilevel"/>
    <w:tmpl w:val="126401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nsid w:val="79F61D4B"/>
    <w:multiLevelType w:val="hybridMultilevel"/>
    <w:tmpl w:val="4C12D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1"/>
  </w:num>
  <w:num w:numId="4">
    <w:abstractNumId w:val="6"/>
  </w:num>
  <w:num w:numId="5">
    <w:abstractNumId w:val="5"/>
  </w:num>
  <w:num w:numId="6">
    <w:abstractNumId w:val="8"/>
  </w:num>
  <w:num w:numId="7">
    <w:abstractNumId w:val="16"/>
  </w:num>
  <w:num w:numId="8">
    <w:abstractNumId w:val="10"/>
  </w:num>
  <w:num w:numId="9">
    <w:abstractNumId w:val="17"/>
  </w:num>
  <w:num w:numId="10">
    <w:abstractNumId w:val="9"/>
  </w:num>
  <w:num w:numId="11">
    <w:abstractNumId w:val="3"/>
  </w:num>
  <w:num w:numId="12">
    <w:abstractNumId w:val="13"/>
  </w:num>
  <w:num w:numId="13">
    <w:abstractNumId w:val="4"/>
  </w:num>
  <w:num w:numId="14">
    <w:abstractNumId w:val="18"/>
  </w:num>
  <w:num w:numId="15">
    <w:abstractNumId w:val="15"/>
  </w:num>
  <w:num w:numId="16">
    <w:abstractNumId w:val="0"/>
  </w:num>
  <w:num w:numId="17">
    <w:abstractNumId w:val="2"/>
  </w:num>
  <w:num w:numId="18">
    <w:abstractNumId w:val="14"/>
  </w:num>
  <w:num w:numId="19">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Osho Agyeya">
    <w15:presenceInfo w15:providerId="None" w15:userId="Osho Agye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proofState w:spelling="clean" w:grammar="clean"/>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1D03"/>
    <w:rsid w:val="00005ACB"/>
    <w:rsid w:val="0000753C"/>
    <w:rsid w:val="00010397"/>
    <w:rsid w:val="00024872"/>
    <w:rsid w:val="000412DF"/>
    <w:rsid w:val="0006280C"/>
    <w:rsid w:val="00067FC9"/>
    <w:rsid w:val="00092573"/>
    <w:rsid w:val="000B2B49"/>
    <w:rsid w:val="000C11E5"/>
    <w:rsid w:val="000D09F6"/>
    <w:rsid w:val="000D349F"/>
    <w:rsid w:val="000E40EC"/>
    <w:rsid w:val="00101445"/>
    <w:rsid w:val="00105C04"/>
    <w:rsid w:val="00111AA6"/>
    <w:rsid w:val="001123C7"/>
    <w:rsid w:val="001169FA"/>
    <w:rsid w:val="0012354B"/>
    <w:rsid w:val="00126A47"/>
    <w:rsid w:val="00126C1A"/>
    <w:rsid w:val="00130974"/>
    <w:rsid w:val="00135F8B"/>
    <w:rsid w:val="00150328"/>
    <w:rsid w:val="00185575"/>
    <w:rsid w:val="00187422"/>
    <w:rsid w:val="001B1338"/>
    <w:rsid w:val="001B4C39"/>
    <w:rsid w:val="001B55C1"/>
    <w:rsid w:val="001C7172"/>
    <w:rsid w:val="001D7205"/>
    <w:rsid w:val="001E13F2"/>
    <w:rsid w:val="001E277C"/>
    <w:rsid w:val="001E5559"/>
    <w:rsid w:val="0020117F"/>
    <w:rsid w:val="00206B1A"/>
    <w:rsid w:val="00211C46"/>
    <w:rsid w:val="00246D0C"/>
    <w:rsid w:val="00254F1B"/>
    <w:rsid w:val="00266C56"/>
    <w:rsid w:val="00284109"/>
    <w:rsid w:val="00284557"/>
    <w:rsid w:val="002C21B3"/>
    <w:rsid w:val="002C53B6"/>
    <w:rsid w:val="002D403E"/>
    <w:rsid w:val="002E6088"/>
    <w:rsid w:val="002F1B11"/>
    <w:rsid w:val="00300062"/>
    <w:rsid w:val="0033786C"/>
    <w:rsid w:val="00347830"/>
    <w:rsid w:val="00350EE5"/>
    <w:rsid w:val="00372809"/>
    <w:rsid w:val="00390724"/>
    <w:rsid w:val="003B7678"/>
    <w:rsid w:val="003E07D7"/>
    <w:rsid w:val="003F629C"/>
    <w:rsid w:val="004109FF"/>
    <w:rsid w:val="00444417"/>
    <w:rsid w:val="00457C9A"/>
    <w:rsid w:val="00465E28"/>
    <w:rsid w:val="00467FE5"/>
    <w:rsid w:val="004865A5"/>
    <w:rsid w:val="004A5911"/>
    <w:rsid w:val="004A67E1"/>
    <w:rsid w:val="004B2B1C"/>
    <w:rsid w:val="004C40B6"/>
    <w:rsid w:val="004C508D"/>
    <w:rsid w:val="004C58A9"/>
    <w:rsid w:val="004C7FF2"/>
    <w:rsid w:val="004D2652"/>
    <w:rsid w:val="004D390C"/>
    <w:rsid w:val="004D5B91"/>
    <w:rsid w:val="004D7676"/>
    <w:rsid w:val="004F3337"/>
    <w:rsid w:val="004F3CD9"/>
    <w:rsid w:val="00501087"/>
    <w:rsid w:val="005045F6"/>
    <w:rsid w:val="00505E9F"/>
    <w:rsid w:val="00526E06"/>
    <w:rsid w:val="00532E37"/>
    <w:rsid w:val="005351D8"/>
    <w:rsid w:val="00544EF8"/>
    <w:rsid w:val="00546B01"/>
    <w:rsid w:val="00582014"/>
    <w:rsid w:val="005A099B"/>
    <w:rsid w:val="005B0C13"/>
    <w:rsid w:val="005B66BD"/>
    <w:rsid w:val="005C00E0"/>
    <w:rsid w:val="005D0883"/>
    <w:rsid w:val="005D2BC5"/>
    <w:rsid w:val="005D3141"/>
    <w:rsid w:val="005D3397"/>
    <w:rsid w:val="005F4D86"/>
    <w:rsid w:val="00616C7B"/>
    <w:rsid w:val="00626168"/>
    <w:rsid w:val="00641A56"/>
    <w:rsid w:val="006434EB"/>
    <w:rsid w:val="006609CE"/>
    <w:rsid w:val="00665540"/>
    <w:rsid w:val="00666278"/>
    <w:rsid w:val="006958E8"/>
    <w:rsid w:val="006D047D"/>
    <w:rsid w:val="006D1178"/>
    <w:rsid w:val="006D7266"/>
    <w:rsid w:val="006E2885"/>
    <w:rsid w:val="006E5776"/>
    <w:rsid w:val="006E7121"/>
    <w:rsid w:val="006F08A1"/>
    <w:rsid w:val="00730418"/>
    <w:rsid w:val="00736D69"/>
    <w:rsid w:val="00736DE3"/>
    <w:rsid w:val="00740813"/>
    <w:rsid w:val="007434A9"/>
    <w:rsid w:val="0074766D"/>
    <w:rsid w:val="00757FC8"/>
    <w:rsid w:val="00765EE1"/>
    <w:rsid w:val="0079100A"/>
    <w:rsid w:val="00797AC0"/>
    <w:rsid w:val="007A0130"/>
    <w:rsid w:val="007A188E"/>
    <w:rsid w:val="007A243C"/>
    <w:rsid w:val="007B64E4"/>
    <w:rsid w:val="007E42D8"/>
    <w:rsid w:val="007F2720"/>
    <w:rsid w:val="008433CA"/>
    <w:rsid w:val="00846E78"/>
    <w:rsid w:val="00862515"/>
    <w:rsid w:val="00862D61"/>
    <w:rsid w:val="00874870"/>
    <w:rsid w:val="008813EA"/>
    <w:rsid w:val="008856D7"/>
    <w:rsid w:val="00895221"/>
    <w:rsid w:val="008A0A9C"/>
    <w:rsid w:val="008B632D"/>
    <w:rsid w:val="008C64DA"/>
    <w:rsid w:val="008E311C"/>
    <w:rsid w:val="008E5C78"/>
    <w:rsid w:val="00901D9D"/>
    <w:rsid w:val="0090214E"/>
    <w:rsid w:val="00902691"/>
    <w:rsid w:val="009038B8"/>
    <w:rsid w:val="009236BF"/>
    <w:rsid w:val="009364D9"/>
    <w:rsid w:val="009455E4"/>
    <w:rsid w:val="00952F7D"/>
    <w:rsid w:val="00964911"/>
    <w:rsid w:val="009741DF"/>
    <w:rsid w:val="00985147"/>
    <w:rsid w:val="009918D4"/>
    <w:rsid w:val="009B1BA1"/>
    <w:rsid w:val="009D51A5"/>
    <w:rsid w:val="009E094F"/>
    <w:rsid w:val="00A07C4C"/>
    <w:rsid w:val="00A10543"/>
    <w:rsid w:val="00A12242"/>
    <w:rsid w:val="00A205DE"/>
    <w:rsid w:val="00A23B74"/>
    <w:rsid w:val="00A40EA4"/>
    <w:rsid w:val="00A52F37"/>
    <w:rsid w:val="00A5667C"/>
    <w:rsid w:val="00A63411"/>
    <w:rsid w:val="00A639D2"/>
    <w:rsid w:val="00A71852"/>
    <w:rsid w:val="00A732ED"/>
    <w:rsid w:val="00A73DD9"/>
    <w:rsid w:val="00A923D7"/>
    <w:rsid w:val="00A96C72"/>
    <w:rsid w:val="00AC12C4"/>
    <w:rsid w:val="00AC1AB3"/>
    <w:rsid w:val="00AD32FD"/>
    <w:rsid w:val="00AE09B9"/>
    <w:rsid w:val="00AF3D91"/>
    <w:rsid w:val="00AF5CE0"/>
    <w:rsid w:val="00B44271"/>
    <w:rsid w:val="00B45371"/>
    <w:rsid w:val="00B56A9F"/>
    <w:rsid w:val="00B61E55"/>
    <w:rsid w:val="00BB17DC"/>
    <w:rsid w:val="00BC7B75"/>
    <w:rsid w:val="00BF0338"/>
    <w:rsid w:val="00C04C40"/>
    <w:rsid w:val="00C21E2B"/>
    <w:rsid w:val="00C22F86"/>
    <w:rsid w:val="00C31E42"/>
    <w:rsid w:val="00C33202"/>
    <w:rsid w:val="00C424CD"/>
    <w:rsid w:val="00C43A6F"/>
    <w:rsid w:val="00C4470C"/>
    <w:rsid w:val="00C47F0E"/>
    <w:rsid w:val="00C81666"/>
    <w:rsid w:val="00C92D5B"/>
    <w:rsid w:val="00CA4172"/>
    <w:rsid w:val="00CC45FF"/>
    <w:rsid w:val="00CC4CA9"/>
    <w:rsid w:val="00CD1B8C"/>
    <w:rsid w:val="00CD5F4C"/>
    <w:rsid w:val="00D12560"/>
    <w:rsid w:val="00D13EFD"/>
    <w:rsid w:val="00D247AD"/>
    <w:rsid w:val="00D41D03"/>
    <w:rsid w:val="00D53350"/>
    <w:rsid w:val="00D578D1"/>
    <w:rsid w:val="00D674E0"/>
    <w:rsid w:val="00D74D1A"/>
    <w:rsid w:val="00D8687A"/>
    <w:rsid w:val="00D91A5D"/>
    <w:rsid w:val="00D92383"/>
    <w:rsid w:val="00DA5EF7"/>
    <w:rsid w:val="00DB4999"/>
    <w:rsid w:val="00DC440D"/>
    <w:rsid w:val="00DC74DD"/>
    <w:rsid w:val="00DE7B04"/>
    <w:rsid w:val="00DF71BD"/>
    <w:rsid w:val="00DF7EB3"/>
    <w:rsid w:val="00E046EA"/>
    <w:rsid w:val="00E130D4"/>
    <w:rsid w:val="00E14CDA"/>
    <w:rsid w:val="00E20D1E"/>
    <w:rsid w:val="00E23796"/>
    <w:rsid w:val="00E41DD2"/>
    <w:rsid w:val="00E86DC0"/>
    <w:rsid w:val="00EA271C"/>
    <w:rsid w:val="00EA2A9F"/>
    <w:rsid w:val="00EB5CA6"/>
    <w:rsid w:val="00EC1302"/>
    <w:rsid w:val="00ED49B8"/>
    <w:rsid w:val="00EE200D"/>
    <w:rsid w:val="00EF0005"/>
    <w:rsid w:val="00F014F6"/>
    <w:rsid w:val="00F10365"/>
    <w:rsid w:val="00F24E6D"/>
    <w:rsid w:val="00F34E77"/>
    <w:rsid w:val="00F56C97"/>
    <w:rsid w:val="00F81909"/>
    <w:rsid w:val="00FA02F0"/>
    <w:rsid w:val="00FA360E"/>
    <w:rsid w:val="00FA3A23"/>
    <w:rsid w:val="00FA4D7E"/>
    <w:rsid w:val="00FA6BBB"/>
    <w:rsid w:val="00FB1ADB"/>
    <w:rsid w:val="00FB2F7B"/>
    <w:rsid w:val="00FC79E8"/>
    <w:rsid w:val="00FD629F"/>
    <w:rsid w:val="00FD6D12"/>
    <w:rsid w:val="00FF05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9930DD-ABE5-4354-8D0D-44A6C7AFA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1D03"/>
  </w:style>
  <w:style w:type="paragraph" w:styleId="Heading1">
    <w:name w:val="heading 1"/>
    <w:basedOn w:val="Normal"/>
    <w:next w:val="Normal"/>
    <w:link w:val="Heading1Char"/>
    <w:uiPriority w:val="9"/>
    <w:qFormat/>
    <w:rsid w:val="009026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A5667C"/>
    <w:pPr>
      <w:keepNext/>
      <w:keepLines/>
      <w:spacing w:after="88" w:line="240" w:lineRule="auto"/>
      <w:ind w:left="-5" w:right="-15" w:hanging="10"/>
      <w:outlineLvl w:val="1"/>
    </w:pPr>
    <w:rPr>
      <w:rFonts w:ascii="Cambria" w:eastAsia="Cambria" w:hAnsi="Cambria" w:cs="Cambria"/>
      <w:b/>
      <w:color w:val="000000"/>
      <w:sz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41D0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41D03"/>
    <w:pPr>
      <w:ind w:left="720"/>
      <w:contextualSpacing/>
    </w:pPr>
  </w:style>
  <w:style w:type="character" w:customStyle="1" w:styleId="Heading2Char">
    <w:name w:val="Heading 2 Char"/>
    <w:basedOn w:val="DefaultParagraphFont"/>
    <w:link w:val="Heading2"/>
    <w:uiPriority w:val="9"/>
    <w:rsid w:val="00A5667C"/>
    <w:rPr>
      <w:rFonts w:ascii="Cambria" w:eastAsia="Cambria" w:hAnsi="Cambria" w:cs="Cambria"/>
      <w:b/>
      <w:color w:val="000000"/>
      <w:sz w:val="32"/>
      <w:lang w:eastAsia="en-IN"/>
    </w:rPr>
  </w:style>
  <w:style w:type="paragraph" w:styleId="Header">
    <w:name w:val="header"/>
    <w:basedOn w:val="Normal"/>
    <w:link w:val="HeaderChar"/>
    <w:uiPriority w:val="99"/>
    <w:unhideWhenUsed/>
    <w:rsid w:val="006655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540"/>
  </w:style>
  <w:style w:type="paragraph" w:styleId="NormalWeb">
    <w:name w:val="Normal (Web)"/>
    <w:basedOn w:val="Normal"/>
    <w:uiPriority w:val="99"/>
    <w:semiHidden/>
    <w:unhideWhenUsed/>
    <w:rsid w:val="00BC7B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C7B75"/>
    <w:rPr>
      <w:b/>
      <w:bCs/>
    </w:rPr>
  </w:style>
  <w:style w:type="character" w:customStyle="1" w:styleId="apple-converted-space">
    <w:name w:val="apple-converted-space"/>
    <w:basedOn w:val="DefaultParagraphFont"/>
    <w:rsid w:val="00BC7B75"/>
  </w:style>
  <w:style w:type="paragraph" w:styleId="BalloonText">
    <w:name w:val="Balloon Text"/>
    <w:basedOn w:val="Normal"/>
    <w:link w:val="BalloonTextChar"/>
    <w:uiPriority w:val="99"/>
    <w:semiHidden/>
    <w:unhideWhenUsed/>
    <w:rsid w:val="00505E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E9F"/>
    <w:rPr>
      <w:rFonts w:ascii="Segoe UI" w:hAnsi="Segoe UI" w:cs="Segoe UI"/>
      <w:sz w:val="18"/>
      <w:szCs w:val="18"/>
    </w:rPr>
  </w:style>
  <w:style w:type="paragraph" w:styleId="Revision">
    <w:name w:val="Revision"/>
    <w:hidden/>
    <w:uiPriority w:val="99"/>
    <w:semiHidden/>
    <w:rsid w:val="00901D9D"/>
    <w:pPr>
      <w:spacing w:after="0" w:line="240" w:lineRule="auto"/>
    </w:pPr>
  </w:style>
  <w:style w:type="character" w:customStyle="1" w:styleId="Heading1Char">
    <w:name w:val="Heading 1 Char"/>
    <w:basedOn w:val="DefaultParagraphFont"/>
    <w:link w:val="Heading1"/>
    <w:uiPriority w:val="9"/>
    <w:rsid w:val="00902691"/>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5C00E0"/>
    <w:pPr>
      <w:spacing w:after="0" w:line="240" w:lineRule="auto"/>
    </w:pPr>
  </w:style>
  <w:style w:type="character" w:styleId="IntenseEmphasis">
    <w:name w:val="Intense Emphasis"/>
    <w:basedOn w:val="DefaultParagraphFont"/>
    <w:uiPriority w:val="21"/>
    <w:qFormat/>
    <w:rsid w:val="008C64DA"/>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073983">
      <w:bodyDiv w:val="1"/>
      <w:marLeft w:val="0"/>
      <w:marRight w:val="0"/>
      <w:marTop w:val="0"/>
      <w:marBottom w:val="0"/>
      <w:divBdr>
        <w:top w:val="none" w:sz="0" w:space="0" w:color="auto"/>
        <w:left w:val="none" w:sz="0" w:space="0" w:color="auto"/>
        <w:bottom w:val="none" w:sz="0" w:space="0" w:color="auto"/>
        <w:right w:val="none" w:sz="0" w:space="0" w:color="auto"/>
      </w:divBdr>
    </w:div>
    <w:div w:id="268440002">
      <w:bodyDiv w:val="1"/>
      <w:marLeft w:val="0"/>
      <w:marRight w:val="0"/>
      <w:marTop w:val="0"/>
      <w:marBottom w:val="0"/>
      <w:divBdr>
        <w:top w:val="none" w:sz="0" w:space="0" w:color="auto"/>
        <w:left w:val="none" w:sz="0" w:space="0" w:color="auto"/>
        <w:bottom w:val="none" w:sz="0" w:space="0" w:color="auto"/>
        <w:right w:val="none" w:sz="0" w:space="0" w:color="auto"/>
      </w:divBdr>
    </w:div>
    <w:div w:id="506943284">
      <w:bodyDiv w:val="1"/>
      <w:marLeft w:val="0"/>
      <w:marRight w:val="0"/>
      <w:marTop w:val="0"/>
      <w:marBottom w:val="0"/>
      <w:divBdr>
        <w:top w:val="none" w:sz="0" w:space="0" w:color="auto"/>
        <w:left w:val="none" w:sz="0" w:space="0" w:color="auto"/>
        <w:bottom w:val="none" w:sz="0" w:space="0" w:color="auto"/>
        <w:right w:val="none" w:sz="0" w:space="0" w:color="auto"/>
      </w:divBdr>
    </w:div>
    <w:div w:id="926958855">
      <w:bodyDiv w:val="1"/>
      <w:marLeft w:val="0"/>
      <w:marRight w:val="0"/>
      <w:marTop w:val="0"/>
      <w:marBottom w:val="0"/>
      <w:divBdr>
        <w:top w:val="none" w:sz="0" w:space="0" w:color="auto"/>
        <w:left w:val="none" w:sz="0" w:space="0" w:color="auto"/>
        <w:bottom w:val="none" w:sz="0" w:space="0" w:color="auto"/>
        <w:right w:val="none" w:sz="0" w:space="0" w:color="auto"/>
      </w:divBdr>
    </w:div>
    <w:div w:id="1546017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0C4BC-4FB5-45B4-B2B8-EB355FA87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1</Pages>
  <Words>2188</Words>
  <Characters>12473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Osho</dc:creator>
  <cp:keywords/>
  <dc:description/>
  <cp:lastModifiedBy>Osho Agyeya</cp:lastModifiedBy>
  <cp:revision>479</cp:revision>
  <cp:lastPrinted>2016-11-11T08:48:00Z</cp:lastPrinted>
  <dcterms:created xsi:type="dcterms:W3CDTF">2016-07-27T12:43:00Z</dcterms:created>
  <dcterms:modified xsi:type="dcterms:W3CDTF">2016-11-11T08:48:00Z</dcterms:modified>
</cp:coreProperties>
</file>